
<file path=[Content_Types].xml><?xml version="1.0" encoding="utf-8"?>
<Types xmlns="http://schemas.openxmlformats.org/package/2006/content-types">
  <Default ContentType="image/jpeg" Extension="jpg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page">
                  <wp:posOffset>1661477</wp:posOffset>
                </wp:positionH>
                <wp:positionV relativeFrom="page">
                  <wp:posOffset>5768658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44546a"/>
                                <w:sz w:val="72"/>
                                <w:vertAlign w:val="baseline"/>
                              </w:rPr>
                              <w:t xml:space="preserve">מפרט חנית גרסה 1.4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1"/>
                                <w:i w:val="0"/>
                                <w:smallCaps w:val="0"/>
                                <w:strike w:val="0"/>
                                <w:color w:val="44546a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גרסה 1.4, מרץ 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" w:cs="David" w:eastAsia="David" w:hAnsi="David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4"/>
                                <w:vertAlign w:val="baseline"/>
                              </w:rPr>
                              <w:t xml:space="preserve">המרכז למיפוי ישראל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page">
                  <wp:posOffset>1661477</wp:posOffset>
                </wp:positionH>
                <wp:positionV relativeFrom="page">
                  <wp:posOffset>5768658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246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page">
                  <wp:posOffset>240983</wp:posOffset>
                </wp:positionV>
                <wp:extent cx="603885" cy="997077"/>
                <wp:effectExtent b="0" l="0" r="0" t="0"/>
                <wp:wrapNone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‏2026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page">
                  <wp:posOffset>240983</wp:posOffset>
                </wp:positionV>
                <wp:extent cx="603885" cy="997077"/>
                <wp:effectExtent b="0" l="0" r="0" t="0"/>
                <wp:wrapNone/>
                <wp:docPr id="245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9970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שרל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1"/>
        </w:rPr>
        <w:t xml:space="preserve">עניינים</w:t>
      </w:r>
    </w:p>
    <w:sdt>
      <w:sdtPr>
        <w:id w:val="-7159150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  <w:tab w:val="left" w:leader="none" w:pos="2746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gn34pk8a3kq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dgn34pk8a3kq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_heading=h.dgn34pk8a3kq \h </w:instrText>
            <w:fldChar w:fldCharType="separate"/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מבוא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ab/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  <w:tab w:val="left" w:leader="none" w:pos="2746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9zkzu40wtou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g9zkzu40wtou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_heading=h.g9zkzu40wtou \h </w:instrText>
            <w:fldChar w:fldCharType="separate"/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תיאור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הישויות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הגיאומטריות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בקובץ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CAD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  <w:tab w:val="left" w:leader="none" w:pos="2746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66yyur8h33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bb66yyur8h33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_heading=h.bb66yyur8h33 \h </w:instrText>
            <w:fldChar w:fldCharType="separate"/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שכבות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עבודה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ובלוקים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עבור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ישויות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בקדסטר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דו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ממדי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- </w:t>
            </w:r>
          </w:hyperlink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נקודת</w:t>
            </w:r>
          </w:hyperlink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גבול</w:t>
            </w:r>
          </w:hyperlink>
          <w:hyperlink w:anchor="_heading=h.a9bdnjtcnuc5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- </w:t>
            </w:r>
          </w:hyperlink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נקודת</w:t>
            </w:r>
          </w:hyperlink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בקרה</w:t>
            </w:r>
          </w:hyperlink>
          <w:hyperlink w:anchor="_heading=h.i8hca3mharp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</w:t>
            </w:r>
          </w:hyperlink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- </w:t>
            </w:r>
          </w:hyperlink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נקודה</w:t>
            </w:r>
          </w:hyperlink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להתמרה</w:t>
            </w:r>
          </w:hyperlink>
          <w:hyperlink w:anchor="_heading=h.dzctrg6nc3q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ד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חזית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חלקה</w:t>
            </w:r>
          </w:hyperlink>
          <w:hyperlink w:anchor="_heading=h.6pbaytxbu7m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פוליגון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חלקה</w:t>
            </w:r>
          </w:hyperlink>
          <w:hyperlink w:anchor="_heading=h.9f7f5ttql8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hyperlink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שכבות</w:t>
            </w:r>
          </w:hyperlink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עזר</w:t>
            </w:r>
          </w:hyperlink>
          <w:hyperlink w:anchor="_heading=h.m0hlx89zjypw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ז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תצ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</w:t>
            </w:r>
          </w:hyperlink>
          <w:hyperlink w:anchor="_heading=h.jrhnyjf7ql1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תת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</w:t>
            </w:r>
          </w:hyperlink>
          <w:hyperlink w:anchor="_heading=h.ly8s3klpv2u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ט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תצ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בשטח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לא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מוסדר</w:t>
            </w:r>
          </w:hyperlink>
          <w:hyperlink w:anchor="_heading=h.w331uam4l1t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תיקון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הסדר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סעיף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97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h.s3zzttjmzmg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יא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תיקון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הסדר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פסק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דין</w:t>
            </w:r>
          </w:hyperlink>
          <w:hyperlink w:anchor="_heading=h.7sbrrjdmja6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יב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תת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לגוש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בהסדר</w:t>
            </w:r>
          </w:hyperlink>
          <w:hyperlink w:anchor="_heading=h.ucgrlz4bhnnm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יג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כותרות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</w:t>
            </w:r>
          </w:hyperlink>
          <w:hyperlink w:anchor="_heading=h.iric2b9yxeby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יד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לוחות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שטחים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תצ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</w:t>
            </w:r>
          </w:hyperlink>
          <w:hyperlink w:anchor="_heading=h.agkvivgkqnyg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טו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לוחות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שטחים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רישום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ראשון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/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תיקון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רישום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וגבולות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בתצ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באזור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לא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מוסדר</w:t>
            </w:r>
          </w:hyperlink>
          <w:hyperlink w:anchor="_heading=h.6yyaimkvg0vr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טז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לוחות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שטחים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תת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</w:t>
            </w:r>
          </w:hyperlink>
          <w:hyperlink w:anchor="_heading=h.9c5dg2qhv5j1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יז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לוחות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שטחים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</w:t>
            </w:r>
          </w:hyperlink>
          <w:hyperlink w:anchor="_heading=h.a5kuzqy6j7f7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יח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לוחות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שטחים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תשריט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נלווה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לתיקון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גבולות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מוסדרים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סעיף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97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h.lay9twun78j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יט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לוחות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שטחים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תשריט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לביצוע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פסק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דין</w:t>
            </w:r>
          </w:hyperlink>
          <w:hyperlink w:anchor="_heading=h.rym1aap57g2r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'– 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דגשים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והנחיות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בעריכת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מפת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הקדסטר</w:t>
            </w:r>
          </w:hyperlink>
          <w:hyperlink w:anchor="_heading=h.975tdjg93xhj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כא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'–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ישויות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קדסטריות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כחלק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מחומר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הרקע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במפת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הקדסטר</w:t>
            </w:r>
          </w:hyperlink>
          <w:hyperlink w:anchor="_heading=h.hecd6hjfd3ti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  <w:tab w:val="left" w:leader="none" w:pos="2746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cjq4phjk0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8zcjq4phjk0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_heading=h.8zcjq4phjk0 \h </w:instrText>
            <w:fldChar w:fldCharType="separate"/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תכולת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השכבות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והבלוקים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במפת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קדסטר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תלת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ממדי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ab/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  <w:tab w:val="left" w:leader="none" w:pos="2746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nlame03fa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l9nlame03fa1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_heading=h.l9nlame03fa1 \h </w:instrText>
            <w:fldChar w:fldCharType="separate"/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שכבות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עבודה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ובלוקים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עבור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ישויות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בקדסטר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תלת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ממדי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ab/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כב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'– 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נקודת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גבול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חלקה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תלת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ממדית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קיימת</w:t>
            </w:r>
          </w:hyperlink>
          <w:hyperlink w:anchor="_heading=h.9p3hyap12cde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כג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נקודת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גבול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חלקה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תלת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ממדית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חדשה</w:t>
            </w:r>
          </w:hyperlink>
          <w:hyperlink w:anchor="_heading=h.9anegv8ldpun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כד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נקודת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גבול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גריעה</w:t>
            </w:r>
          </w:hyperlink>
          <w:hyperlink w:anchor="_heading=h.t2iionov7grz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כה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גבולות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ונתוני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החלקה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תלת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ממדית</w:t>
            </w:r>
          </w:hyperlink>
          <w:hyperlink w:anchor="_heading=h.jyvlp8ftzzxc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כו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גבולות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ונתוני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הגריעה</w:t>
            </w:r>
          </w:hyperlink>
          <w:hyperlink w:anchor="_heading=h.k5ykmvft5rs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כז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שכבות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עזר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תלת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ממדיות</w:t>
            </w:r>
          </w:hyperlink>
          <w:hyperlink w:anchor="_heading=h.4a4rr0ilrgw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כח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בתמ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תלת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ממדית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לצרכי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רישום</w:t>
            </w:r>
          </w:hyperlink>
          <w:hyperlink w:anchor="_heading=h.dub0088vgfov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כט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' – 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לוחות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נפחים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בתמ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</w:t>
            </w:r>
          </w:hyperlink>
          <w:hyperlink w:anchor="_heading=h.f8iycfyu1n3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  <w:tab w:val="left" w:leader="none" w:pos="2746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jkd8g4hob3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xzjkd8g4hob3"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_heading=h.xzjkd8g4hob3 \h </w:instrText>
            <w:fldChar w:fldCharType="separate"/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שינויים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בין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גרסאות</w:t>
          </w:r>
          <w:r w:rsidDel="00000000" w:rsidR="00000000" w:rsidRPr="00000000">
            <w:rPr>
              <w:rFonts w:ascii="David" w:cs="David" w:eastAsia="David" w:hAnsi="David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ab/>
            <w:t xml:space="preserve">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שינויים</w:t>
            </w:r>
          </w:hyperlink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במפרט</w:t>
            </w:r>
          </w:hyperlink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</w:hyperlink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גרסה</w:t>
            </w:r>
          </w:hyperlink>
          <w:hyperlink w:anchor="_heading=h.4dl7dy45qno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1.1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שינויים</w:t>
            </w:r>
          </w:hyperlink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במפרט</w:t>
            </w:r>
          </w:hyperlink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</w:hyperlink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גרסה</w:t>
            </w:r>
          </w:hyperlink>
          <w:hyperlink w:anchor="_heading=h.phhuuovg9l0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1.2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0"/>
            </w:tabs>
            <w:bidi w:val="1"/>
            <w:spacing w:after="100" w:before="0" w:line="259" w:lineRule="auto"/>
            <w:ind w:left="7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שינויים</w:t>
            </w:r>
          </w:hyperlink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במפרט</w:t>
            </w:r>
          </w:hyperlink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</w:hyperlink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גרסה</w:t>
            </w:r>
          </w:hyperlink>
          <w:hyperlink w:anchor="_heading=h.rx2n3boomed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1.3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60"/>
        </w:tabs>
        <w:bidi w:val="1"/>
        <w:spacing w:after="100" w:before="0" w:line="276" w:lineRule="auto"/>
        <w:ind w:left="139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line="276" w:lineRule="auto"/>
        <w:ind w:left="-2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bookmarkStart w:colFirst="0" w:colLast="0" w:name="_heading=h.dgn34pk8a3k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6"/>
        <w:gridCol w:w="566"/>
        <w:gridCol w:w="566"/>
        <w:gridCol w:w="567"/>
        <w:gridCol w:w="566"/>
        <w:gridCol w:w="566"/>
        <w:gridCol w:w="566"/>
        <w:gridCol w:w="567"/>
        <w:gridCol w:w="566"/>
        <w:gridCol w:w="566"/>
        <w:gridCol w:w="566"/>
        <w:gridCol w:w="567"/>
        <w:gridCol w:w="566"/>
        <w:gridCol w:w="566"/>
        <w:gridCol w:w="566"/>
        <w:gridCol w:w="567"/>
        <w:tblGridChange w:id="0">
          <w:tblGrid>
            <w:gridCol w:w="566"/>
            <w:gridCol w:w="566"/>
            <w:gridCol w:w="566"/>
            <w:gridCol w:w="567"/>
            <w:gridCol w:w="566"/>
            <w:gridCol w:w="566"/>
            <w:gridCol w:w="566"/>
            <w:gridCol w:w="567"/>
            <w:gridCol w:w="566"/>
            <w:gridCol w:w="566"/>
            <w:gridCol w:w="566"/>
            <w:gridCol w:w="567"/>
            <w:gridCol w:w="566"/>
            <w:gridCol w:w="566"/>
            <w:gridCol w:w="566"/>
            <w:gridCol w:w="567"/>
          </w:tblGrid>
        </w:tblGridChange>
      </w:tblGrid>
      <w:tr>
        <w:trPr>
          <w:cantSplit w:val="0"/>
          <w:tblHeader w:val="0"/>
        </w:trPr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pStyle w:val="Heading1"/>
              <w:numPr>
                <w:ilvl w:val="0"/>
                <w:numId w:val="2"/>
              </w:numPr>
              <w:bidi w:val="1"/>
              <w:spacing w:line="276" w:lineRule="auto"/>
              <w:ind w:left="720" w:hanging="360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1"/>
              </w:rPr>
              <w:t xml:space="preserve">מבוא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מטרות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יוזמה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,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שמטרותיו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להגדיר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המוגשות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להגדיר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לעריכת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כנספח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הלאומי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הכולל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המשותפות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לנוהל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וזאת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במטרה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הגורמים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הבינוי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והרישום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יעדים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להעברת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הנדרש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לתהליכי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מריבוי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תצורות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משותפת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למעבר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מינהל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משרד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הבינוי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והשיכון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משרד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המשפטים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מקרקעי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וציבור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משמעי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כפילויות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הנמסרים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הנמסר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IS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בקבצי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הארכיון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[5]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שיפור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ושימור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הנמסר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מרכיבי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הנמסרים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[6]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דיגיטאלי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דיגיטאלית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שיפורים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שיושגו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המבצעים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והמבקרים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ובמסירה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לתהליכים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מימד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הרחבה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ושיתוף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טופוגרפיים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תכנונים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לשינויים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וכחלק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מתהליך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שיפור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וייעול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אוטומטי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ומבקרי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אשף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הרקפת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יונגש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טופוקד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עקרונות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בהגדרת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המפרט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הגיאוגרפי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גיאומטרי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יועבר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DWG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DXF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יסתור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והנחיות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התקפות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הדורשות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בתוכנות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ספציפיות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בגרסאות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מתקדמות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המקובלות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יועברו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Attributes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שימוקמו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שאותם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במידת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האפשר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יילקחו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בחשבון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קונוונציות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הנהוגות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בתוכניות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הנמסרות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[5]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באובייקט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text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כיתובים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ייעודיים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בפונט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לקבצי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הדוגמא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ומוגדר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[6]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הגיאוגרפי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יועבר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DWG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DXF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specifications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DXF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2004.</w:t>
            </w:r>
          </w:p>
        </w:tc>
      </w:tr>
    </w:tbl>
    <w:p w:rsidR="00000000" w:rsidDel="00000000" w:rsidP="00000000" w:rsidRDefault="00000000" w:rsidRPr="00000000" w14:paraId="000001CD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7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7936"/>
        <w:gridCol w:w="7"/>
        <w:tblGridChange w:id="0">
          <w:tblGrid>
            <w:gridCol w:w="567"/>
            <w:gridCol w:w="567"/>
            <w:gridCol w:w="7936"/>
            <w:gridCol w:w="7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E">
            <w:pPr>
              <w:pStyle w:val="Heading1"/>
              <w:numPr>
                <w:ilvl w:val="0"/>
                <w:numId w:val="2"/>
              </w:numPr>
              <w:bidi w:val="1"/>
              <w:spacing w:line="276" w:lineRule="auto"/>
              <w:ind w:left="720" w:hanging="360"/>
              <w:rPr/>
            </w:pPr>
            <w:bookmarkStart w:colFirst="0" w:colLast="0" w:name="_heading=h.g9zkzu40wtou" w:id="1"/>
            <w:bookmarkEnd w:id="1"/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הגיאומטריות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המוגשות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הקאד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נקראות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הממוחשבות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אשף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גורמים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אנושיים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מבקרי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לשמור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משגיאות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נהיר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מבחינה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קרטוגרפית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ישויות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קדסטריות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נקבע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להופיע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1602 -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polyline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closed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חיתוכים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עצמיים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1603 -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-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ייקלטו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1609 -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ייקלטו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1610 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1611 -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ייקלטו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Point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[5]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tolerance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0.001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 (1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כותרות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המפה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general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מצורפים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המכילים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metadata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מזמין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הכותרות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יקלטו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הממוקמים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כוללים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הכללים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יצורפו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התארים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וישויות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גרפיות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סביבתי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לקליטה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להצגה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קרטוגרפית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ולהבנת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וההקשר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הסביבתי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קואורדינאטות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במילואות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המילואות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,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להכניס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במילואות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מילואות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יוכנסו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1680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שיחזור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להציג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שנעשו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בשחזור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אלכסונים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7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567"/>
        <w:gridCol w:w="566"/>
        <w:gridCol w:w="567"/>
        <w:gridCol w:w="566"/>
        <w:gridCol w:w="566"/>
        <w:gridCol w:w="566"/>
        <w:gridCol w:w="567"/>
        <w:gridCol w:w="566"/>
        <w:gridCol w:w="566"/>
        <w:gridCol w:w="566"/>
        <w:gridCol w:w="567"/>
        <w:gridCol w:w="566"/>
        <w:gridCol w:w="566"/>
        <w:gridCol w:w="566"/>
        <w:gridCol w:w="567"/>
        <w:gridCol w:w="9"/>
        <w:tblGridChange w:id="0">
          <w:tblGrid>
            <w:gridCol w:w="567"/>
            <w:gridCol w:w="567"/>
            <w:gridCol w:w="566"/>
            <w:gridCol w:w="567"/>
            <w:gridCol w:w="566"/>
            <w:gridCol w:w="566"/>
            <w:gridCol w:w="566"/>
            <w:gridCol w:w="567"/>
            <w:gridCol w:w="566"/>
            <w:gridCol w:w="566"/>
            <w:gridCol w:w="566"/>
            <w:gridCol w:w="567"/>
            <w:gridCol w:w="566"/>
            <w:gridCol w:w="566"/>
            <w:gridCol w:w="566"/>
            <w:gridCol w:w="567"/>
            <w:gridCol w:w="9"/>
          </w:tblGrid>
        </w:tblGridChange>
      </w:tblGrid>
      <w:tr>
        <w:trPr>
          <w:cantSplit w:val="0"/>
          <w:tblHeader w:val="0"/>
        </w:trPr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pStyle w:val="Heading1"/>
              <w:numPr>
                <w:ilvl w:val="0"/>
                <w:numId w:val="2"/>
              </w:numPr>
              <w:bidi w:val="1"/>
              <w:spacing w:line="276" w:lineRule="auto"/>
              <w:ind w:left="720" w:hanging="360"/>
              <w:rPr/>
            </w:pPr>
            <w:bookmarkStart w:colFirst="0" w:colLast="0" w:name="_heading=h.bb66yyur8h33" w:id="2"/>
            <w:bookmarkEnd w:id="2"/>
            <w:r w:rsidDel="00000000" w:rsidR="00000000" w:rsidRPr="00000000">
              <w:rPr>
                <w:rtl w:val="1"/>
              </w:rPr>
              <w:t xml:space="preserve">שכבות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ובלוקים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קבוצת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הגיאומטריות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הקידומת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מציינת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שמדובר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ייחודית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המקורית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טופוגרפיה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המצוינות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בקידומת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הקדסטר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מתאימות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הללו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ההבדלים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general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המיצגים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העובדה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תהליכים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דינאמיים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הסוגים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סטאטי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יתווסף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[5]</w:t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ומדובר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סטאטית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bidi w:val="1"/>
        <w:spacing w:after="0"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77.0" w:type="dxa"/>
        <w:jc w:val="left"/>
        <w:tblInd w:w="95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06"/>
        <w:gridCol w:w="2835"/>
        <w:gridCol w:w="2268"/>
        <w:gridCol w:w="2268"/>
        <w:tblGridChange w:id="0">
          <w:tblGrid>
            <w:gridCol w:w="1706"/>
            <w:gridCol w:w="2835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31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31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312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הגיאומטריה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31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גרפי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C1602_x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closed polyline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911652" cy="887013"/>
                  <wp:effectExtent b="0" l="0" r="0" t="0"/>
                  <wp:docPr id="287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652" cy="887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C1603_x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insertion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point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closed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polyline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C1603 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C1609_x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insertion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point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764296" cy="744775"/>
                  <wp:effectExtent b="0" l="0" r="0" t="0"/>
                  <wp:docPr id="28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296" cy="74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C1610_0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678788" cy="416031"/>
                  <wp:effectExtent b="0" l="0" r="0" t="0"/>
                  <wp:docPr id="288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788" cy="416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C1611_x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734626" cy="386699"/>
                  <wp:effectExtent b="0" l="0" r="0" t="0"/>
                  <wp:docPr id="291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26" cy="3866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C1612_N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להתמרה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משומשת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להתמרה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921621" cy="709522"/>
                  <wp:effectExtent b="0" l="0" r="0" t="0"/>
                  <wp:docPr id="29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621" cy="709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אופקית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89230" cy="201295"/>
                  <wp:effectExtent b="0" l="0" r="0" t="0"/>
                  <wp:docPr id="293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" cy="201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אנכית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219710" cy="189230"/>
                  <wp:effectExtent b="0" l="0" r="0" t="0"/>
                  <wp:docPr id="292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189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מרחבית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91709" cy="198865"/>
                  <wp:effectExtent b="0" l="0" r="0" t="0"/>
                  <wp:docPr id="29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09" cy="198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bidi w:val="1"/>
        <w:spacing w:after="0"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71.0" w:type="dxa"/>
        <w:jc w:val="left"/>
        <w:tblInd w:w="18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567"/>
        <w:gridCol w:w="7370"/>
        <w:tblGridChange w:id="0">
          <w:tblGrid>
            <w:gridCol w:w="567"/>
            <w:gridCol w:w="567"/>
            <w:gridCol w:w="567"/>
            <w:gridCol w:w="7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3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דינאמית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= 0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וחלקות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הרקע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דינאמית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&gt; 0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מתארת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תהליכים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דינאמיים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מורכב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5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1602_0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=0);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5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1602_1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=1);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6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1602_2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=2).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יציגו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הנכנסות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6A">
      <w:pPr>
        <w:bidi w:val="1"/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71.0" w:type="dxa"/>
        <w:jc w:val="left"/>
        <w:tblInd w:w="17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דוגמא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5505843" cy="1722199"/>
                  <wp:effectExtent b="0" l="0" r="0" t="0"/>
                  <wp:docPr id="294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843" cy="1722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bidi w:val="1"/>
        <w:spacing w:after="0"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71.0" w:type="dxa"/>
        <w:jc w:val="left"/>
        <w:tblInd w:w="96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7937"/>
        <w:tblGridChange w:id="0">
          <w:tblGrid>
            <w:gridCol w:w="567"/>
            <w:gridCol w:w="567"/>
            <w:gridCol w:w="79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7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אזור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ההסדרה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7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999)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1602_0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1603_0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המיועדות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.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1602_1 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1603_1.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7C">
            <w:pPr>
              <w:bidi w:val="1"/>
              <w:spacing w:after="0"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1609_1</w:t>
            </w:r>
          </w:p>
          <w:p w:rsidR="00000000" w:rsidDel="00000000" w:rsidP="00000000" w:rsidRDefault="00000000" w:rsidRPr="00000000" w14:paraId="0000037D">
            <w:pPr>
              <w:bidi w:val="1"/>
              <w:spacing w:after="0"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legal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length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דורש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 </w:t>
            </w:r>
          </w:p>
          <w:p w:rsidR="00000000" w:rsidDel="00000000" w:rsidP="00000000" w:rsidRDefault="00000000" w:rsidRPr="00000000" w14:paraId="0000037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והתאמתן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מגושים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להתבצע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1611_1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מוסדר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מרבית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ההנחיות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להגשת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למעט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בפנקס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יעשו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RISHUM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RISHON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 /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TASHAG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 </w:t>
            </w:r>
          </w:p>
        </w:tc>
        <w:tc>
          <w:tcPr/>
          <w:p w:rsidR="00000000" w:rsidDel="00000000" w:rsidP="00000000" w:rsidRDefault="00000000" w:rsidRPr="00000000" w14:paraId="00000390">
            <w:pPr>
              <w:bidi w:val="1"/>
              <w:spacing w:after="0"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שנוצרות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ייווצרו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=0),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1602_0 .</w:t>
            </w:r>
          </w:p>
          <w:p w:rsidR="00000000" w:rsidDel="00000000" w:rsidP="00000000" w:rsidRDefault="00000000" w:rsidRPr="00000000" w14:paraId="000003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שמקורן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קודמת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=0)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בדומה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9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שנוצרות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1611_0.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9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שמבוססות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1610_0.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71.0" w:type="dxa"/>
        <w:jc w:val="left"/>
        <w:tblInd w:w="96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7937"/>
        <w:tblGridChange w:id="0">
          <w:tblGrid>
            <w:gridCol w:w="567"/>
            <w:gridCol w:w="567"/>
            <w:gridCol w:w="79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הרלוונטית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ועריכת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B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יוצא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B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הנכנס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1602_0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שייווצרו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יוכנסו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1602_1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B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המבוססות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הנכנס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1610_0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שייווצרו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יוכנסו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1611_1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C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הרלוונטית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שנוצרה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בהסדר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C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ביסודו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לטייב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המבוקש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1610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1610_0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C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מחושב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עומד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בסטייה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המותרת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לעומת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בטבלת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legal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after</w:t>
            </w:r>
          </w:p>
        </w:tc>
      </w:tr>
    </w:tbl>
    <w:p w:rsidR="00000000" w:rsidDel="00000000" w:rsidP="00000000" w:rsidRDefault="00000000" w:rsidRPr="00000000" w14:paraId="000003CC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6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567"/>
        <w:gridCol w:w="567"/>
        <w:gridCol w:w="1698"/>
        <w:gridCol w:w="1136"/>
        <w:gridCol w:w="567"/>
        <w:gridCol w:w="1134"/>
        <w:gridCol w:w="2837"/>
        <w:tblGridChange w:id="0">
          <w:tblGrid>
            <w:gridCol w:w="560"/>
            <w:gridCol w:w="567"/>
            <w:gridCol w:w="567"/>
            <w:gridCol w:w="1698"/>
            <w:gridCol w:w="1136"/>
            <w:gridCol w:w="567"/>
            <w:gridCol w:w="1134"/>
            <w:gridCol w:w="2837"/>
          </w:tblGrid>
        </w:tblGridChange>
      </w:tblGrid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3CD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a9bdnjtcnuc5" w:id="3"/>
            <w:bookmarkEnd w:id="3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 - </w:t>
            </w:r>
            <w:r w:rsidDel="00000000" w:rsidR="00000000" w:rsidRPr="00000000">
              <w:rPr>
                <w:rtl w:val="1"/>
              </w:rPr>
              <w:t xml:space="preserve">נקודת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3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 C1610_0/C1611_X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3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3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3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F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קיימות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1610_0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""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1610 .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F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1611_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1611" 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4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4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גבול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1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2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POINT_NAME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42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תקבל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42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לחומר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מצורף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בפרשה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ובתיק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החישובים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2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מורכב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(0-9)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 "/" "_", "\",)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באנגלית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.</w:t>
            </w:r>
          </w:p>
          <w:p w:rsidR="00000000" w:rsidDel="00000000" w:rsidP="00000000" w:rsidRDefault="00000000" w:rsidRPr="00000000" w14:paraId="0000042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בעברית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רווחים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בשטח</w:t>
            </w:r>
            <w:ins w:author="" w:id="0">
              <w:r w:rsidDel="00000000" w:rsidR="00000000" w:rsidRPr="00000000">
                <w:rPr>
                  <w:rFonts w:ascii="David" w:cs="David" w:eastAsia="David" w:hAnsi="David"/>
                  <w:b w:val="1"/>
                  <w:bCs w:val="1"/>
                  <w:sz w:val="22"/>
                  <w:szCs w:val="22"/>
                  <w:rtl w:val="0"/>
                </w:rPr>
                <w:t xml:space="preserve"> </w:t>
              </w:r>
            </w:ins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ולנקודה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43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הסימן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mark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MARK_DESC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מילולי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(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יוצג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טופוגרפי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האלמנט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הטופוגרפי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4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האופן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נקבעה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45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תסווג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דיוק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משוקללת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8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ראה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בסעיף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6.4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בהנחיות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4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https://www.gov.il/BlobFolder/dynamiccollectorresultitem/dg-d08/he/DG_DG-DirectiveChapterD-D08.pdf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אורתומטרי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4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4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mark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MARK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8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8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8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8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ידוע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ברזל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זוויות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זווית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צלובה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ברזל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זווית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שסועה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עוגן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בולט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בורג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מסמרת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חקיק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מסמרת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ברזל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פטריה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מסמרת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נחושת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ידוע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אבנים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ברזל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עגול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עץ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צינור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4D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1134"/>
        <w:gridCol w:w="2834"/>
        <w:gridCol w:w="567"/>
        <w:gridCol w:w="1134"/>
        <w:gridCol w:w="2837"/>
        <w:tblGridChange w:id="0">
          <w:tblGrid>
            <w:gridCol w:w="560"/>
            <w:gridCol w:w="1134"/>
            <w:gridCol w:w="2834"/>
            <w:gridCol w:w="567"/>
            <w:gridCol w:w="1134"/>
            <w:gridCol w:w="28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ידוע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חישובים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אנליטיים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COGO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במשיחה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דיגיטציה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מודד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קוטבית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דיגיטציה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תצלום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לוויינית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דיגיטציה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חלקי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תכנון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פוטוגרמטריה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ספרתית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חיתוך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מרחבי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לבין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הצבעת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הבעלים</w:t>
            </w:r>
          </w:p>
        </w:tc>
      </w:tr>
    </w:tbl>
    <w:p w:rsidR="00000000" w:rsidDel="00000000" w:rsidP="00000000" w:rsidRDefault="00000000" w:rsidRPr="00000000" w14:paraId="0000050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69"/>
        <w:tblGridChange w:id="0">
          <w:tblGrid>
            <w:gridCol w:w="567"/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10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i8hca3mharpn" w:id="4"/>
            <w:bookmarkEnd w:id="4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 - </w:t>
            </w:r>
            <w:r w:rsidDel="00000000" w:rsidR="00000000" w:rsidRPr="00000000">
              <w:rPr>
                <w:rtl w:val="1"/>
              </w:rPr>
              <w:t xml:space="preserve">נקודת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13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1615,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1616,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תסומן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לדרגתה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משמשת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מספיקה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שנמסרה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מאגר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בקואורדינאטות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הנכונות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שנופלות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מחוץ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לאזור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בקרה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2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53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5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POINT_NAME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53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תקבל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53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לחומר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מצורף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בפרשה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ובתיק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החישובים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3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מורכב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(0-9)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 "/" "_", "\",)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באנגלית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.</w:t>
            </w:r>
          </w:p>
          <w:p w:rsidR="00000000" w:rsidDel="00000000" w:rsidP="00000000" w:rsidRDefault="00000000" w:rsidRPr="00000000" w14:paraId="0000053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בעברית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רווחים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בשטח</w:t>
            </w:r>
            <w:ins w:author="" w:id="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 </w:t>
              </w:r>
            </w:ins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ולנקודה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53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הסימן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mark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MARK_DESC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בשטח</w:t>
            </w:r>
          </w:p>
          <w:p w:rsidR="00000000" w:rsidDel="00000000" w:rsidP="00000000" w:rsidRDefault="00000000" w:rsidRPr="00000000" w14:paraId="000005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מילולי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(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יוצג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טופוגרפי</w:t>
            </w:r>
          </w:p>
          <w:p w:rsidR="00000000" w:rsidDel="00000000" w:rsidP="00000000" w:rsidRDefault="00000000" w:rsidRPr="00000000" w14:paraId="000005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האלמנט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הטופוגרפי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54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האופן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נקבעה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אורתומטרי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5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06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8"/>
        <w:gridCol w:w="1134"/>
        <w:gridCol w:w="1701"/>
        <w:gridCol w:w="1134"/>
        <w:gridCol w:w="567"/>
        <w:gridCol w:w="1134"/>
        <w:gridCol w:w="2835"/>
        <w:tblGridChange w:id="0">
          <w:tblGrid>
            <w:gridCol w:w="558"/>
            <w:gridCol w:w="1134"/>
            <w:gridCol w:w="1701"/>
            <w:gridCol w:w="1134"/>
            <w:gridCol w:w="567"/>
            <w:gridCol w:w="1134"/>
            <w:gridCol w:w="28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56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dzctrg6nc3qy" w:id="5"/>
            <w:bookmarkEnd w:id="5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- </w:t>
            </w:r>
            <w:r w:rsidDel="00000000" w:rsidR="00000000" w:rsidRPr="00000000">
              <w:rPr>
                <w:rtl w:val="1"/>
              </w:rPr>
              <w:t xml:space="preserve">נקודה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להתמרה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5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להתמרה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 C1612.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המיועדת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7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מיועדת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להצגת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להתמרה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לשמש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להתמרה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שיוצג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1_1612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, 2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1612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הלאה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משמשת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התמרות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להציג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המספרים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2_1_1612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להתמרה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9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5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5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TRANS-NUM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.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5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מזהה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המוקצה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ומטרתו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להבדיל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שונות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5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תקבל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5B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לחומר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מצורף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בפרשה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ובתיק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החישובים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מורכב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(0-9)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 "/" "_", "\",)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באנגלית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.</w:t>
            </w:r>
          </w:p>
          <w:p w:rsidR="00000000" w:rsidDel="00000000" w:rsidP="00000000" w:rsidRDefault="00000000" w:rsidRPr="00000000" w14:paraId="000005B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בעברית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רווחים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B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5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שממנה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נלקחו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הקואורדינטות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PROCESS_TYPE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B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TALAR_NUM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שנקודות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להתמרה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נלקחו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מתוכניות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5C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שממנה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נלקחו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הקואורדינטות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C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</w:p>
          <w:p w:rsidR="00000000" w:rsidDel="00000000" w:rsidP="00000000" w:rsidRDefault="00000000" w:rsidRPr="00000000" w14:paraId="000005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המקור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</w:p>
          <w:p w:rsidR="00000000" w:rsidDel="00000000" w:rsidP="00000000" w:rsidRDefault="00000000" w:rsidRPr="00000000" w14:paraId="000005D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מתמירים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קואורדינטות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שנלקחו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במהלך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DISC_CODE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4">
            <w:pPr>
              <w:bidi w:val="1"/>
              <w:spacing w:line="276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TARGET_VALUE_</w:t>
            </w:r>
          </w:p>
          <w:p w:rsidR="00000000" w:rsidDel="00000000" w:rsidP="00000000" w:rsidRDefault="00000000" w:rsidRPr="00000000" w14:paraId="000005F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תקיפה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 </w:t>
            </w:r>
          </w:p>
          <w:p w:rsidR="00000000" w:rsidDel="00000000" w:rsidP="00000000" w:rsidRDefault="00000000" w:rsidRPr="00000000" w14:paraId="000005F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המקור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TARGET_VALUE_SOURCE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POINT_DEBUG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נופתה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, </w:t>
            </w:r>
          </w:p>
          <w:p w:rsidR="00000000" w:rsidDel="00000000" w:rsidP="00000000" w:rsidRDefault="00000000" w:rsidRPr="00000000" w14:paraId="0000060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סוננה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במהלך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עקב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חריגה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"0"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כשהנקודה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נופתה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מחישוב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"1"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כשנקודה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משתתפת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בחישוב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6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PROCESS_TYPE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PROCESS_TYPE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1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1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1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1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2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הסדר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דין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3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3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3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6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6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CODE_GRID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CODE_GRID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4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4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5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ישנה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5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5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5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5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התקפה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05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05/12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6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6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מקומית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6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6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67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TARGET_VALUE_SOURCE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TARGET_VALUE_SOURCE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תקפה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7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7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7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7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8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נמדדה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8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8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אומצה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מהתמרה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מאושרת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9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מאושרת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בבנג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6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6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DISC_CODE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DISC_CODE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A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A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A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A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6A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A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בקרה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טריאנגולציה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B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תואמת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B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מקורי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B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B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C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07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65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gridSpan w:val="16"/>
          </w:tcPr>
          <w:p w:rsidR="00000000" w:rsidDel="00000000" w:rsidP="00000000" w:rsidRDefault="00000000" w:rsidRPr="00000000" w14:paraId="000006C3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6pbaytxbu7my" w:id="6"/>
            <w:bookmarkEnd w:id="6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6D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6E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6F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1609_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1609".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7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גיאומטרית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נלקחת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1602_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7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72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לספק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והשיקול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לתקנות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7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לספק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ולציין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רדיוס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7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1609_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1609".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7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חלקה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7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7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7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7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7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8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LINE_NAME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אופציונאלי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זמני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מצורף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החישובים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LEGAL_LENGTH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9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לחזיתות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ונמצא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בנתוני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79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להציג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המיועדת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"-"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-104.52-)</w:t>
            </w:r>
          </w:p>
          <w:p w:rsidR="00000000" w:rsidDel="00000000" w:rsidP="00000000" w:rsidRDefault="00000000" w:rsidRPr="00000000" w14:paraId="0000079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LEGAL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ונמצא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במקורות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בפעולות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יוזן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LEGAL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LENGTH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CALC_LENGTH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B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אנליטית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B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רדיוס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קשת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 </w:t>
            </w:r>
          </w:p>
          <w:p w:rsidR="00000000" w:rsidDel="00000000" w:rsidP="00000000" w:rsidRDefault="00000000" w:rsidRPr="00000000" w14:paraId="000007C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להציג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הכיתוב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="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=20.00)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C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מבוטל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המנהל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D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טופוגרפי</w:t>
            </w:r>
          </w:p>
          <w:p w:rsidR="00000000" w:rsidDel="00000000" w:rsidP="00000000" w:rsidRDefault="00000000" w:rsidRPr="00000000" w14:paraId="000007E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האלמנט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הטופוגרפי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7E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7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7F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מיועד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לספק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הסברים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072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gridSpan w:val="16"/>
          </w:tcPr>
          <w:p w:rsidR="00000000" w:rsidDel="00000000" w:rsidP="00000000" w:rsidRDefault="00000000" w:rsidRPr="00000000" w14:paraId="00000801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9f7f5ttql8by" w:id="7"/>
            <w:bookmarkEnd w:id="7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פוליגון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חלקה</w:t>
            </w:r>
            <w:r w:rsidDel="00000000" w:rsidR="00000000" w:rsidRPr="00000000">
              <w:rPr>
                <w:rtl w:val="1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8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83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1603_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1603".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8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החשובה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1602)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8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חלקה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7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8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87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PARCEL_NAME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 </w:t>
            </w:r>
          </w:p>
          <w:p w:rsidR="00000000" w:rsidDel="00000000" w:rsidP="00000000" w:rsidRDefault="00000000" w:rsidRPr="00000000" w14:paraId="000008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בקונבנציות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המקובלות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יתקבלו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9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"/"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8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מבוטלת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PARCEL_STATUS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מתאר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A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8A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</w:p>
          <w:p w:rsidR="00000000" w:rsidDel="00000000" w:rsidP="00000000" w:rsidRDefault="00000000" w:rsidRPr="00000000" w14:paraId="000008A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2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B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PARCEL_SOURCE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ארעית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המשמשת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C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GUSH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 </w:t>
            </w:r>
          </w:p>
          <w:p w:rsidR="00000000" w:rsidDel="00000000" w:rsidP="00000000" w:rsidRDefault="00000000" w:rsidRPr="00000000" w14:paraId="000008C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איליו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8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E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הרשום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שנימצא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בנתוני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8E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המתואם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CALC_AREA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מחושב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אנליטית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8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מפורטת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9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ימולא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מתאר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מקומית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TABA_MIGRASH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מגרש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מופרדים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בפסיק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9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להסתמך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CELLNO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PLAN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TABA_YEUD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יעוד</w:t>
            </w:r>
          </w:p>
          <w:p w:rsidR="00000000" w:rsidDel="00000000" w:rsidP="00000000" w:rsidRDefault="00000000" w:rsidRPr="00000000" w14:paraId="000009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להסתמך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PLAN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2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PARCEL_PREVIOUS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9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נוצרה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93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GUSH_PREVIOUS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94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חופשית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פרופורציונאלית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97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97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TABA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התואמת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למגרש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567"/>
        <w:gridCol w:w="567"/>
        <w:gridCol w:w="567"/>
        <w:gridCol w:w="498"/>
        <w:gridCol w:w="436"/>
        <w:gridCol w:w="423"/>
        <w:gridCol w:w="344"/>
        <w:gridCol w:w="131"/>
        <w:gridCol w:w="479"/>
        <w:gridCol w:w="451"/>
        <w:gridCol w:w="433"/>
        <w:gridCol w:w="774"/>
        <w:gridCol w:w="19"/>
        <w:gridCol w:w="779"/>
        <w:gridCol w:w="770"/>
        <w:gridCol w:w="700"/>
        <w:tblGridChange w:id="0">
          <w:tblGrid>
            <w:gridCol w:w="567"/>
            <w:gridCol w:w="567"/>
            <w:gridCol w:w="567"/>
            <w:gridCol w:w="567"/>
            <w:gridCol w:w="567"/>
            <w:gridCol w:w="498"/>
            <w:gridCol w:w="436"/>
            <w:gridCol w:w="423"/>
            <w:gridCol w:w="344"/>
            <w:gridCol w:w="131"/>
            <w:gridCol w:w="479"/>
            <w:gridCol w:w="451"/>
            <w:gridCol w:w="433"/>
            <w:gridCol w:w="774"/>
            <w:gridCol w:w="19"/>
            <w:gridCol w:w="779"/>
            <w:gridCol w:w="770"/>
            <w:gridCol w:w="700"/>
          </w:tblGrid>
        </w:tblGridChange>
      </w:tblGrid>
      <w:tr>
        <w:trPr>
          <w:cantSplit w:val="0"/>
          <w:tblHeader w:val="0"/>
        </w:trPr>
        <w:tc>
          <w:tcPr>
            <w:gridSpan w:val="18"/>
          </w:tcPr>
          <w:p w:rsidR="00000000" w:rsidDel="00000000" w:rsidP="00000000" w:rsidRDefault="00000000" w:rsidRPr="00000000" w14:paraId="00000984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m0hlx89zjypw" w:id="8"/>
            <w:bookmarkEnd w:id="8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שכבות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09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נועדו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לסייע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בבניית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ולשפר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הייצוג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הקרטוגרפי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09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נקרא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לבסיס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ותואם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09C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9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9F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שכבה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9F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9F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הגיאומטריה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9F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גרפי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1650C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C1650_PLT </w:t>
            </w:r>
          </w:p>
          <w:p w:rsidR="00000000" w:rsidDel="00000000" w:rsidP="00000000" w:rsidRDefault="00000000" w:rsidRPr="00000000" w14:paraId="00000A0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768350" cy="633730"/>
                  <wp:effectExtent b="0" l="0" r="0" t="0"/>
                  <wp:docPr id="298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50" cy="633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זנבות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1651C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מתבטל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C1651_PLT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817245" cy="658495"/>
                  <wp:effectExtent b="0" l="0" r="0" t="0"/>
                  <wp:docPr id="296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658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מתבטל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D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C1652</w:t>
            </w:r>
          </w:p>
          <w:p w:rsidR="00000000" w:rsidDel="00000000" w:rsidP="00000000" w:rsidRDefault="00000000" w:rsidRPr="00000000" w14:paraId="00000A4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C1652_PLT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835025" cy="682625"/>
                  <wp:effectExtent b="0" l="0" r="0" t="0"/>
                  <wp:docPr id="29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682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</w:t>
            </w:r>
          </w:p>
          <w:p w:rsidR="00000000" w:rsidDel="00000000" w:rsidP="00000000" w:rsidRDefault="00000000" w:rsidRPr="00000000" w14:paraId="00000A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הנוצר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3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C1656</w:t>
            </w:r>
          </w:p>
          <w:p w:rsidR="00000000" w:rsidDel="00000000" w:rsidP="00000000" w:rsidRDefault="00000000" w:rsidRPr="00000000" w14:paraId="00000A7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משתתף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A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ומפרט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שאינם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משתתפים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בתכנית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188720" cy="810895"/>
                  <wp:effectExtent b="0" l="0" r="0" t="0"/>
                  <wp:docPr id="299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10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7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C1660, C1660_0_1,</w:t>
            </w:r>
          </w:p>
          <w:p w:rsidR="00000000" w:rsidDel="00000000" w:rsidP="00000000" w:rsidRDefault="00000000" w:rsidRPr="00000000" w14:paraId="00000A8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C1660_0_1_2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A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קווים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משומשים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626614" cy="857239"/>
                  <wp:effectExtent b="0" l="0" r="0" t="0"/>
                  <wp:docPr id="300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614" cy="857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B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C1661, C1661_1, </w:t>
            </w:r>
          </w:p>
          <w:p w:rsidR="00000000" w:rsidDel="00000000" w:rsidP="00000000" w:rsidRDefault="00000000" w:rsidRPr="00000000" w14:paraId="00000A9C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C1661_1_2,</w:t>
            </w:r>
          </w:p>
          <w:p w:rsidR="00000000" w:rsidDel="00000000" w:rsidP="00000000" w:rsidRDefault="00000000" w:rsidRPr="00000000" w14:paraId="00000A9D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C1661_2</w:t>
            </w:r>
          </w:p>
          <w:p w:rsidR="00000000" w:rsidDel="00000000" w:rsidP="00000000" w:rsidRDefault="00000000" w:rsidRPr="00000000" w14:paraId="00000A9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מתבטלת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שהתכנית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ביטלה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AA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קווים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משומשים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636163" cy="866870"/>
                  <wp:effectExtent b="0" l="0" r="0" t="0"/>
                  <wp:docPr id="301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63" cy="866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C1662, C1662_1, C1662_2, C1662_1_2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A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מתאים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divide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המסיע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ולהתוויית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שינויים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בגבולות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לרישום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קווים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משומשים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644080" cy="876403"/>
                  <wp:effectExtent b="0" l="0" r="0" t="0"/>
                  <wp:docPr id="302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80" cy="8764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AC4">
            <w:pPr>
              <w:bidi w:val="1"/>
              <w:spacing w:line="276" w:lineRule="auto"/>
              <w:jc w:val="right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AC7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ACC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הגיאומטריה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AD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גרפי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ומפרט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שכנות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זנבות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רזרבציה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שאינן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משתתפות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ההתייחסות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לשכבה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כשכבה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גרפית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F">
            <w:pPr>
              <w:bidi w:val="1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Block C1666</w:t>
            </w:r>
          </w:p>
          <w:p w:rsidR="00000000" w:rsidDel="00000000" w:rsidP="00000000" w:rsidRDefault="00000000" w:rsidRPr="00000000" w14:paraId="00000A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071495" cy="677141"/>
                  <wp:effectExtent b="0" l="0" r="0" t="0"/>
                  <wp:docPr id="303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495" cy="6771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A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C1670</w:t>
            </w:r>
          </w:p>
          <w:p w:rsidR="00000000" w:rsidDel="00000000" w:rsidP="00000000" w:rsidRDefault="00000000" w:rsidRPr="00000000" w14:paraId="00000AE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חישוב</w:t>
            </w:r>
          </w:p>
          <w:p w:rsidR="00000000" w:rsidDel="00000000" w:rsidP="00000000" w:rsidRDefault="00000000" w:rsidRPr="00000000" w14:paraId="00000A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הטוויה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ניצב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צלעות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מחושבות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תפיסות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חיתוך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4">
            <w:pPr>
              <w:bidi w:val="1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Block C1670</w:t>
            </w:r>
          </w:p>
          <w:p w:rsidR="00000000" w:rsidDel="00000000" w:rsidP="00000000" w:rsidRDefault="00000000" w:rsidRPr="00000000" w14:paraId="00000AF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806221" cy="1602635"/>
                  <wp:effectExtent b="0" l="0" r="0" t="0"/>
                  <wp:docPr id="304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21" cy="1602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F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C1671</w:t>
            </w:r>
          </w:p>
          <w:p w:rsidR="00000000" w:rsidDel="00000000" w:rsidP="00000000" w:rsidRDefault="00000000" w:rsidRPr="00000000" w14:paraId="00000B0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קווי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B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ניצב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צלעון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מיתר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מידות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מרחקים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B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ניצב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צלעון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מיתר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C">
            <w:pPr>
              <w:bidi w:val="1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Block C1672</w:t>
            </w:r>
          </w:p>
          <w:p w:rsidR="00000000" w:rsidDel="00000000" w:rsidP="00000000" w:rsidRDefault="00000000" w:rsidRPr="00000000" w14:paraId="00000B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7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C1680</w:t>
            </w:r>
          </w:p>
          <w:p w:rsidR="00000000" w:rsidDel="00000000" w:rsidP="00000000" w:rsidRDefault="00000000" w:rsidRPr="00000000" w14:paraId="00000B2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עיצוב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B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: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מסגרת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קואורדינאטות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כיתובי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צפון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וסרגל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קנ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להכניס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וקוים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תקניים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1149350</wp:posOffset>
                  </wp:positionH>
                  <wp:positionV relativeFrom="paragraph">
                    <wp:posOffset>204717</wp:posOffset>
                  </wp:positionV>
                  <wp:extent cx="1408430" cy="951230"/>
                  <wp:effectExtent b="0" l="0" r="0" t="0"/>
                  <wp:wrapTopAndBottom distB="0" distT="0"/>
                  <wp:docPr id="27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951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סמל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ביטול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ברייס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B3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המכסה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מבוטלים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1424940</wp:posOffset>
                  </wp:positionH>
                  <wp:positionV relativeFrom="paragraph">
                    <wp:posOffset>145415</wp:posOffset>
                  </wp:positionV>
                  <wp:extent cx="647412" cy="511234"/>
                  <wp:effectExtent b="0" l="0" r="0" t="0"/>
                  <wp:wrapTopAndBottom distB="0" distT="0"/>
                  <wp:docPr id="24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412" cy="5112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E">
            <w:pPr>
              <w:bidi w:val="1"/>
              <w:spacing w:line="276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C1691</w:t>
            </w:r>
          </w:p>
          <w:p w:rsidR="00000000" w:rsidDel="00000000" w:rsidP="00000000" w:rsidRDefault="00000000" w:rsidRPr="00000000" w14:paraId="00000B4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עזר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תווית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B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מאפשר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לסמן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בגוף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השירטוט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Block C1692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</w:tcPr>
          <w:p w:rsidR="00000000" w:rsidDel="00000000" w:rsidP="00000000" w:rsidRDefault="00000000" w:rsidRPr="00000000" w14:paraId="00000B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בקונבנציה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הנהוגה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לתיאור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השלבים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תקפה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B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1660_0_1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מסמן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שהקווים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מתקיימים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1-   .</w:t>
            </w:r>
          </w:p>
        </w:tc>
      </w:tr>
    </w:tbl>
    <w:p w:rsidR="00000000" w:rsidDel="00000000" w:rsidP="00000000" w:rsidRDefault="00000000" w:rsidRPr="00000000" w14:paraId="00000B9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0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2"/>
        <w:gridCol w:w="11"/>
        <w:gridCol w:w="556"/>
        <w:gridCol w:w="11"/>
        <w:gridCol w:w="552"/>
        <w:gridCol w:w="14"/>
        <w:gridCol w:w="553"/>
        <w:gridCol w:w="14"/>
        <w:gridCol w:w="555"/>
        <w:gridCol w:w="12"/>
        <w:gridCol w:w="557"/>
        <w:gridCol w:w="10"/>
        <w:gridCol w:w="557"/>
        <w:gridCol w:w="10"/>
        <w:gridCol w:w="554"/>
        <w:gridCol w:w="13"/>
        <w:gridCol w:w="554"/>
        <w:gridCol w:w="13"/>
        <w:gridCol w:w="551"/>
        <w:gridCol w:w="16"/>
        <w:gridCol w:w="547"/>
        <w:gridCol w:w="20"/>
        <w:gridCol w:w="543"/>
        <w:gridCol w:w="24"/>
        <w:gridCol w:w="546"/>
        <w:gridCol w:w="21"/>
        <w:gridCol w:w="549"/>
        <w:gridCol w:w="18"/>
        <w:gridCol w:w="552"/>
        <w:gridCol w:w="15"/>
        <w:gridCol w:w="557"/>
        <w:gridCol w:w="11"/>
        <w:tblGridChange w:id="0">
          <w:tblGrid>
            <w:gridCol w:w="552"/>
            <w:gridCol w:w="11"/>
            <w:gridCol w:w="556"/>
            <w:gridCol w:w="11"/>
            <w:gridCol w:w="552"/>
            <w:gridCol w:w="14"/>
            <w:gridCol w:w="553"/>
            <w:gridCol w:w="14"/>
            <w:gridCol w:w="555"/>
            <w:gridCol w:w="12"/>
            <w:gridCol w:w="557"/>
            <w:gridCol w:w="10"/>
            <w:gridCol w:w="557"/>
            <w:gridCol w:w="10"/>
            <w:gridCol w:w="554"/>
            <w:gridCol w:w="13"/>
            <w:gridCol w:w="554"/>
            <w:gridCol w:w="13"/>
            <w:gridCol w:w="551"/>
            <w:gridCol w:w="16"/>
            <w:gridCol w:w="547"/>
            <w:gridCol w:w="20"/>
            <w:gridCol w:w="543"/>
            <w:gridCol w:w="24"/>
            <w:gridCol w:w="546"/>
            <w:gridCol w:w="21"/>
            <w:gridCol w:w="549"/>
            <w:gridCol w:w="18"/>
            <w:gridCol w:w="552"/>
            <w:gridCol w:w="15"/>
            <w:gridCol w:w="557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31"/>
          </w:tcPr>
          <w:p w:rsidR="00000000" w:rsidDel="00000000" w:rsidP="00000000" w:rsidRDefault="00000000" w:rsidRPr="00000000" w14:paraId="00000B9B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jrhnyjf7ql1c" w:id="9"/>
            <w:bookmarkEnd w:id="9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0B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1640".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1640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0BF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1642".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0C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1643".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0C3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5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C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C7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שכבה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C7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C8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C8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פריסה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C1640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C1640</w:t>
            </w:r>
          </w:p>
        </w:tc>
        <w:tc>
          <w:tcPr>
            <w:gridSpan w:val="8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211580" cy="757555"/>
                  <wp:effectExtent b="0" l="0" r="0" t="0"/>
                  <wp:docPr id="27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757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C1641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C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C1642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C1642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C1643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C1643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0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2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2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2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D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0D2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1640)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6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6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D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D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D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D7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D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D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COUNTY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D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D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DF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0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נכנסות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2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ORDERER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הגורם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המזמין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4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PROCESS_TYPE</w:t>
            </w:r>
          </w:p>
          <w:p w:rsidR="00000000" w:rsidDel="00000000" w:rsidP="00000000" w:rsidRDefault="00000000" w:rsidRPr="00000000" w14:paraId="00000E4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2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WORK_ORDER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שמופיע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E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ימולא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הביקורת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ופתיחת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למודדים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מבקרים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המידה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GRID_NAME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1">
            <w:pPr>
              <w:bidi w:val="1"/>
              <w:spacing w:line="276" w:lineRule="auto"/>
              <w:ind w:left="33" w:firstLine="0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2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EB3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0EB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SETTLEMENT_CODE</w:t>
            </w:r>
          </w:p>
          <w:p w:rsidR="00000000" w:rsidDel="00000000" w:rsidP="00000000" w:rsidRDefault="00000000" w:rsidRPr="00000000" w14:paraId="00000E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הלמ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E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E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REGISTER_STATUS</w:t>
            </w:r>
          </w:p>
          <w:p w:rsidR="00000000" w:rsidDel="00000000" w:rsidP="00000000" w:rsidRDefault="00000000" w:rsidRPr="00000000" w14:paraId="00000EE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F0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GENERAL_COMMENT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כלליות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במלל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2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F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0F4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1642)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7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F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F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F8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F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F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PROCESS_NAME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FA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הקונבנציה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הנהוגה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FC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סידורי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אצל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0FE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0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0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0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03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0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0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0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0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09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PLACE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0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0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SURVEY_DATE_1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הישנים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0F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SURVEY_DATE_2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האחרים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1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3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3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3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4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1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1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17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17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1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1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1B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1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1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2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1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2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האחרים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24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5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מציג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2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תעודת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זהות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מציג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2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2A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2C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2CD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2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2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E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2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0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0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2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2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4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4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6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8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A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C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פרשה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3E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E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3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0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0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4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4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4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4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4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46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47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4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9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4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B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4D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D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UPDATE_DATE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E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4F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4F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5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19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1"/>
        <w:gridCol w:w="29"/>
        <w:gridCol w:w="510"/>
        <w:gridCol w:w="61"/>
        <w:gridCol w:w="483"/>
        <w:gridCol w:w="82"/>
        <w:gridCol w:w="471"/>
        <w:gridCol w:w="93"/>
        <w:gridCol w:w="471"/>
        <w:gridCol w:w="97"/>
        <w:gridCol w:w="449"/>
        <w:gridCol w:w="125"/>
        <w:gridCol w:w="395"/>
        <w:gridCol w:w="172"/>
        <w:gridCol w:w="366"/>
        <w:gridCol w:w="202"/>
        <w:gridCol w:w="313"/>
        <w:gridCol w:w="253"/>
        <w:gridCol w:w="262"/>
        <w:gridCol w:w="299"/>
        <w:gridCol w:w="196"/>
        <w:gridCol w:w="364"/>
        <w:gridCol w:w="137"/>
        <w:gridCol w:w="430"/>
        <w:gridCol w:w="264"/>
        <w:gridCol w:w="303"/>
        <w:gridCol w:w="387"/>
        <w:gridCol w:w="183"/>
        <w:gridCol w:w="576"/>
        <w:gridCol w:w="568"/>
        <w:gridCol w:w="131"/>
        <w:tblGridChange w:id="0">
          <w:tblGrid>
            <w:gridCol w:w="521"/>
            <w:gridCol w:w="29"/>
            <w:gridCol w:w="510"/>
            <w:gridCol w:w="61"/>
            <w:gridCol w:w="483"/>
            <w:gridCol w:w="82"/>
            <w:gridCol w:w="471"/>
            <w:gridCol w:w="93"/>
            <w:gridCol w:w="471"/>
            <w:gridCol w:w="97"/>
            <w:gridCol w:w="449"/>
            <w:gridCol w:w="125"/>
            <w:gridCol w:w="395"/>
            <w:gridCol w:w="172"/>
            <w:gridCol w:w="366"/>
            <w:gridCol w:w="202"/>
            <w:gridCol w:w="313"/>
            <w:gridCol w:w="253"/>
            <w:gridCol w:w="262"/>
            <w:gridCol w:w="299"/>
            <w:gridCol w:w="196"/>
            <w:gridCol w:w="364"/>
            <w:gridCol w:w="137"/>
            <w:gridCol w:w="430"/>
            <w:gridCol w:w="264"/>
            <w:gridCol w:w="303"/>
            <w:gridCol w:w="387"/>
            <w:gridCol w:w="183"/>
            <w:gridCol w:w="576"/>
            <w:gridCol w:w="568"/>
            <w:gridCol w:w="131"/>
          </w:tblGrid>
        </w:tblGridChange>
      </w:tblGrid>
      <w:tr>
        <w:trPr>
          <w:cantSplit w:val="0"/>
          <w:tblHeader w:val="0"/>
        </w:trPr>
        <w:tc>
          <w:tcPr>
            <w:gridSpan w:val="31"/>
          </w:tcPr>
          <w:p w:rsidR="00000000" w:rsidDel="00000000" w:rsidP="00000000" w:rsidRDefault="00000000" w:rsidRPr="00000000" w14:paraId="0000151C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ly8s3klpv2us" w:id="10"/>
            <w:bookmarkEnd w:id="10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תת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5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15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1640".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1640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15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מלבן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1644".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1644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15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1639".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</w:tcPr>
          <w:p w:rsidR="00000000" w:rsidDel="00000000" w:rsidP="00000000" w:rsidRDefault="00000000" w:rsidRPr="00000000" w14:paraId="000015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D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F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5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5F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שכבה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5F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60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60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פריסה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1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C1640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1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C1640</w:t>
            </w:r>
          </w:p>
        </w:tc>
        <w:tc>
          <w:tcPr>
            <w:gridSpan w:val="8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2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535825" cy="954360"/>
                  <wp:effectExtent b="0" l="0" r="0" t="0"/>
                  <wp:docPr id="27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825" cy="954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C1641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3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4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5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C1644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6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C1639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7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7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C1639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6A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8"/>
          </w:tcPr>
          <w:p w:rsidR="00000000" w:rsidDel="00000000" w:rsidP="00000000" w:rsidRDefault="00000000" w:rsidRPr="00000000" w14:paraId="000016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1640)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6C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6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6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6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E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REGION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6F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0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COUNTY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0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SETTLEMENT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2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3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4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17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6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נכנסות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7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ORDERER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הגורם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המזמין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9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9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PROCESS_TYPE</w:t>
            </w:r>
          </w:p>
          <w:p w:rsidR="00000000" w:rsidDel="00000000" w:rsidP="00000000" w:rsidRDefault="00000000" w:rsidRPr="00000000" w14:paraId="0000179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12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B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B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WORK_ORDER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C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שמופיע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17C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ימולא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הביקורת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ופתיחת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למודדים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מבקרים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D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D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SCALE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E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המידה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7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7F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GRID_NAME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03">
            <w:pPr>
              <w:bidi w:val="1"/>
              <w:spacing w:line="276" w:lineRule="auto"/>
              <w:ind w:left="33" w:firstLine="0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4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1805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18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8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1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SETTLEMENT_CODE</w:t>
            </w:r>
          </w:p>
          <w:p w:rsidR="00000000" w:rsidDel="00000000" w:rsidP="00000000" w:rsidRDefault="00000000" w:rsidRPr="00000000" w14:paraId="0000181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הלמ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83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3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REGISTER_STATUS</w:t>
            </w:r>
          </w:p>
          <w:p w:rsidR="00000000" w:rsidDel="00000000" w:rsidP="00000000" w:rsidRDefault="00000000" w:rsidRPr="00000000" w14:paraId="0000183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8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5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18"/>
                <w:szCs w:val="18"/>
              </w:rPr>
            </w:pPr>
            <w:r w:rsidDel="00000000" w:rsidR="00000000" w:rsidRPr="00000000">
              <w:rPr>
                <w:rFonts w:ascii="David" w:cs="David" w:eastAsia="David" w:hAnsi="David"/>
                <w:sz w:val="18"/>
                <w:szCs w:val="18"/>
                <w:rtl w:val="0"/>
              </w:rPr>
              <w:t xml:space="preserve">GENERAL_COMMENT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כלליות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במלל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7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7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9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8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9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8"/>
          </w:tcPr>
          <w:p w:rsidR="00000000" w:rsidDel="00000000" w:rsidP="00000000" w:rsidRDefault="00000000" w:rsidRPr="00000000" w14:paraId="0000189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מלבן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1644)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8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8B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8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8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PROCESS_NAME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D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מלבן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18D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הקונבנציה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הנהוגה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8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E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8F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סידורי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אצל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0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2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92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062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"/>
        <w:gridCol w:w="7"/>
        <w:gridCol w:w="6"/>
        <w:gridCol w:w="558"/>
        <w:gridCol w:w="8"/>
        <w:gridCol w:w="557"/>
        <w:gridCol w:w="7"/>
        <w:gridCol w:w="557"/>
        <w:gridCol w:w="8"/>
        <w:gridCol w:w="560"/>
        <w:gridCol w:w="7"/>
        <w:gridCol w:w="545"/>
        <w:gridCol w:w="7"/>
        <w:gridCol w:w="6"/>
        <w:gridCol w:w="9"/>
        <w:gridCol w:w="567"/>
        <w:gridCol w:w="568"/>
        <w:gridCol w:w="566"/>
        <w:gridCol w:w="561"/>
        <w:gridCol w:w="6"/>
        <w:gridCol w:w="554"/>
        <w:gridCol w:w="12"/>
        <w:gridCol w:w="555"/>
        <w:gridCol w:w="12"/>
        <w:gridCol w:w="555"/>
        <w:gridCol w:w="12"/>
        <w:gridCol w:w="558"/>
        <w:gridCol w:w="9"/>
        <w:gridCol w:w="567"/>
        <w:gridCol w:w="547"/>
        <w:gridCol w:w="11"/>
        <w:gridCol w:w="10"/>
        <w:tblGridChange w:id="0">
          <w:tblGrid>
            <w:gridCol w:w="550"/>
            <w:gridCol w:w="7"/>
            <w:gridCol w:w="6"/>
            <w:gridCol w:w="558"/>
            <w:gridCol w:w="8"/>
            <w:gridCol w:w="557"/>
            <w:gridCol w:w="7"/>
            <w:gridCol w:w="557"/>
            <w:gridCol w:w="8"/>
            <w:gridCol w:w="560"/>
            <w:gridCol w:w="7"/>
            <w:gridCol w:w="545"/>
            <w:gridCol w:w="7"/>
            <w:gridCol w:w="6"/>
            <w:gridCol w:w="9"/>
            <w:gridCol w:w="567"/>
            <w:gridCol w:w="568"/>
            <w:gridCol w:w="566"/>
            <w:gridCol w:w="561"/>
            <w:gridCol w:w="6"/>
            <w:gridCol w:w="554"/>
            <w:gridCol w:w="12"/>
            <w:gridCol w:w="555"/>
            <w:gridCol w:w="12"/>
            <w:gridCol w:w="555"/>
            <w:gridCol w:w="12"/>
            <w:gridCol w:w="558"/>
            <w:gridCol w:w="9"/>
            <w:gridCol w:w="567"/>
            <w:gridCol w:w="547"/>
            <w:gridCol w:w="11"/>
            <w:gridCol w:w="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</w:tcPr>
          <w:p w:rsidR="00000000" w:rsidDel="00000000" w:rsidP="00000000" w:rsidRDefault="00000000" w:rsidRPr="00000000" w14:paraId="0000192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94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9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9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97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9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9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B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9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C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9E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9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A0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הישנים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A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2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האחרים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A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4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7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8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8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A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A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A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A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AB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A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A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E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A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B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B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2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B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4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B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5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B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8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B9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פרשה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B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B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BC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B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D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F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B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BF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C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C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C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C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3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C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6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C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7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C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9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C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B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UPDATE_DATE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B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C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D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C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E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071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6"/>
        <w:gridCol w:w="567"/>
        <w:gridCol w:w="565"/>
        <w:gridCol w:w="582"/>
        <w:gridCol w:w="570"/>
        <w:gridCol w:w="570"/>
        <w:gridCol w:w="561"/>
        <w:gridCol w:w="562"/>
        <w:gridCol w:w="564"/>
        <w:gridCol w:w="565"/>
        <w:gridCol w:w="561"/>
        <w:gridCol w:w="561"/>
        <w:gridCol w:w="570"/>
        <w:gridCol w:w="574"/>
        <w:gridCol w:w="577"/>
        <w:gridCol w:w="566"/>
        <w:tblGridChange w:id="0">
          <w:tblGrid>
            <w:gridCol w:w="556"/>
            <w:gridCol w:w="567"/>
            <w:gridCol w:w="565"/>
            <w:gridCol w:w="582"/>
            <w:gridCol w:w="570"/>
            <w:gridCol w:w="570"/>
            <w:gridCol w:w="561"/>
            <w:gridCol w:w="562"/>
            <w:gridCol w:w="564"/>
            <w:gridCol w:w="565"/>
            <w:gridCol w:w="561"/>
            <w:gridCol w:w="561"/>
            <w:gridCol w:w="570"/>
            <w:gridCol w:w="574"/>
            <w:gridCol w:w="577"/>
            <w:gridCol w:w="566"/>
          </w:tblGrid>
        </w:tblGridChange>
      </w:tblGrid>
      <w:tr>
        <w:trPr>
          <w:cantSplit w:val="0"/>
          <w:tblHeader w:val="0"/>
        </w:trPr>
        <w:tc>
          <w:tcPr>
            <w:gridSpan w:val="16"/>
          </w:tcPr>
          <w:p w:rsidR="00000000" w:rsidDel="00000000" w:rsidP="00000000" w:rsidRDefault="00000000" w:rsidRPr="00000000" w14:paraId="00001CF0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w331uam4l1t" w:id="11"/>
            <w:bookmarkEnd w:id="11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מוסדר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1D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1638".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1638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1D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1642".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1D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1643".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1D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D5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D6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שכבה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D6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D6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D6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פריסה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7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C1638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7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7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C1638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208405" cy="755650"/>
                  <wp:effectExtent b="0" l="0" r="0" t="0"/>
                  <wp:docPr id="279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05" cy="75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8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C1641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8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8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9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9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9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C1642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A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C1643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A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A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C1643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D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1DC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1638)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DD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DD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D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D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E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REGION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DF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F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COUNTY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D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0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0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SETTLEMENT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1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1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1E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2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2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נכנסות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3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ORDERER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3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הגורם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המזמין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4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4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PROCESS_TYPE</w:t>
            </w:r>
          </w:p>
          <w:p w:rsidR="00000000" w:rsidDel="00000000" w:rsidP="00000000" w:rsidRDefault="00000000" w:rsidRPr="00000000" w14:paraId="00001E4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4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: 2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5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MAP_TYPE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5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1E59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מתאר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בקדסטר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1E5A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ראשון</w:t>
            </w:r>
          </w:p>
          <w:p w:rsidR="00000000" w:rsidDel="00000000" w:rsidP="00000000" w:rsidRDefault="00000000" w:rsidRPr="00000000" w14:paraId="00001E5B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2-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וגבולות</w:t>
            </w:r>
          </w:p>
          <w:p w:rsidR="00000000" w:rsidDel="00000000" w:rsidP="00000000" w:rsidRDefault="00000000" w:rsidRPr="00000000" w14:paraId="00001E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3-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רגילה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6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6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WORK_ORDER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6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שמופיע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1E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ימולא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הביקורת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ופתיחת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למודדים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מבקרים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7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7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SCALE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8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GRID_NAME</w:t>
            </w:r>
          </w:p>
          <w:p w:rsidR="00000000" w:rsidDel="00000000" w:rsidP="00000000" w:rsidRDefault="00000000" w:rsidRPr="00000000" w14:paraId="00001E8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8E">
            <w:pPr>
              <w:bidi w:val="1"/>
              <w:spacing w:line="276" w:lineRule="auto"/>
              <w:ind w:left="33" w:firstLine="0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F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1E90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1E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9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SETTLEMENT_CODE</w:t>
            </w:r>
          </w:p>
          <w:p w:rsidR="00000000" w:rsidDel="00000000" w:rsidP="00000000" w:rsidRDefault="00000000" w:rsidRPr="00000000" w14:paraId="00001E9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A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הלמ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A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A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REGISTER_STATUS</w:t>
            </w:r>
          </w:p>
          <w:p w:rsidR="00000000" w:rsidDel="00000000" w:rsidP="00000000" w:rsidRDefault="00000000" w:rsidRPr="00000000" w14:paraId="00001EA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B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B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18"/>
                <w:szCs w:val="18"/>
                <w:rtl w:val="0"/>
              </w:rPr>
              <w:t xml:space="preserve">GENERAL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_COMMENT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EC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במלל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ED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5"/>
        <w:gridCol w:w="10"/>
        <w:gridCol w:w="567"/>
        <w:gridCol w:w="571"/>
        <w:gridCol w:w="568"/>
        <w:gridCol w:w="16"/>
        <w:gridCol w:w="549"/>
        <w:gridCol w:w="19"/>
        <w:gridCol w:w="524"/>
        <w:gridCol w:w="24"/>
        <w:gridCol w:w="20"/>
        <w:gridCol w:w="544"/>
        <w:gridCol w:w="14"/>
        <w:gridCol w:w="559"/>
        <w:gridCol w:w="564"/>
        <w:gridCol w:w="564"/>
        <w:gridCol w:w="558"/>
        <w:gridCol w:w="6"/>
        <w:gridCol w:w="552"/>
        <w:gridCol w:w="12"/>
        <w:gridCol w:w="558"/>
        <w:gridCol w:w="9"/>
        <w:gridCol w:w="567"/>
        <w:gridCol w:w="566"/>
        <w:gridCol w:w="10"/>
        <w:gridCol w:w="522"/>
        <w:gridCol w:w="18"/>
        <w:gridCol w:w="25"/>
        <w:tblGridChange w:id="0">
          <w:tblGrid>
            <w:gridCol w:w="555"/>
            <w:gridCol w:w="10"/>
            <w:gridCol w:w="567"/>
            <w:gridCol w:w="571"/>
            <w:gridCol w:w="568"/>
            <w:gridCol w:w="16"/>
            <w:gridCol w:w="549"/>
            <w:gridCol w:w="19"/>
            <w:gridCol w:w="524"/>
            <w:gridCol w:w="24"/>
            <w:gridCol w:w="20"/>
            <w:gridCol w:w="544"/>
            <w:gridCol w:w="14"/>
            <w:gridCol w:w="559"/>
            <w:gridCol w:w="564"/>
            <w:gridCol w:w="564"/>
            <w:gridCol w:w="558"/>
            <w:gridCol w:w="6"/>
            <w:gridCol w:w="552"/>
            <w:gridCol w:w="12"/>
            <w:gridCol w:w="558"/>
            <w:gridCol w:w="9"/>
            <w:gridCol w:w="567"/>
            <w:gridCol w:w="566"/>
            <w:gridCol w:w="10"/>
            <w:gridCol w:w="522"/>
            <w:gridCol w:w="18"/>
            <w:gridCol w:w="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</w:tcPr>
          <w:p w:rsidR="00000000" w:rsidDel="00000000" w:rsidP="00000000" w:rsidRDefault="00000000" w:rsidRPr="00000000" w14:paraId="00001E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1642)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EF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EF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F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F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PROCESS_NAME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2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1F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הקונבנציה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הנהוגה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F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סידורי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אצל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F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0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2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3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5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7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A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C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D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E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5F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60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62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64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66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1F68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</w:tcPr>
          <w:p w:rsidR="00000000" w:rsidDel="00000000" w:rsidP="00000000" w:rsidRDefault="00000000" w:rsidRPr="00000000" w14:paraId="00001F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1F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F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F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1FA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F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C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FD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D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1FF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FF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0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02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3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הישנים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04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האחרים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0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83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84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86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87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89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8B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8E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0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1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2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3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4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6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8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A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09C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0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0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0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0C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0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D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0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F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0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10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1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12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2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14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4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16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6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האחרים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17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8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מציג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1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9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1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תעודת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זהות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מציג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B7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B9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BA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BB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BD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BF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2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4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5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6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7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8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A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C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CE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1D0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1D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1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1F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1F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0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2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2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3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4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5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5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6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7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7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7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8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A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A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C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פרשה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2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D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2E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2F3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2F5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2F6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2F7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2F9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2FB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2FE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0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1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2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3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4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6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8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A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30C">
            <w:pPr>
              <w:bidi w:val="1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30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3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32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3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3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3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4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35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6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6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3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7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3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9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3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B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UPDATE_DATE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3C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C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3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8"/>
          </w:tcPr>
          <w:p w:rsidR="00000000" w:rsidDel="00000000" w:rsidP="00000000" w:rsidRDefault="00000000" w:rsidRPr="00000000" w14:paraId="000023E6">
            <w:pPr>
              <w:pStyle w:val="Heading1"/>
              <w:bidi w:val="1"/>
              <w:spacing w:line="276" w:lineRule="auto"/>
              <w:ind w:left="360" w:hanging="360"/>
              <w:rPr>
                <w:sz w:val="24"/>
                <w:szCs w:val="24"/>
              </w:rPr>
            </w:pPr>
            <w:bookmarkStart w:colFirst="0" w:colLast="0" w:name="_heading=h.s3zzttjmzmgs" w:id="12"/>
            <w:bookmarkEnd w:id="12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סעיף</w:t>
            </w:r>
            <w:r w:rsidDel="00000000" w:rsidR="00000000" w:rsidRPr="00000000">
              <w:rPr>
                <w:rtl w:val="1"/>
              </w:rPr>
              <w:t xml:space="preserve"> 97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4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40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40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4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4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41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4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4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4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4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</w:tcPr>
          <w:p w:rsidR="00000000" w:rsidDel="00000000" w:rsidP="00000000" w:rsidRDefault="00000000" w:rsidRPr="00000000" w14:paraId="000024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1636".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1636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43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</w:tcPr>
          <w:p w:rsidR="00000000" w:rsidDel="00000000" w:rsidP="00000000" w:rsidRDefault="00000000" w:rsidRPr="00000000" w14:paraId="000024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1642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4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</w:tcPr>
          <w:p w:rsidR="00000000" w:rsidDel="00000000" w:rsidP="00000000" w:rsidRDefault="00000000" w:rsidRPr="00000000" w14:paraId="0000245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1643".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4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</w:tcPr>
          <w:p w:rsidR="00000000" w:rsidDel="00000000" w:rsidP="00000000" w:rsidRDefault="00000000" w:rsidRPr="00000000" w14:paraId="000024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A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4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4A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שכבה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4A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תיאור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4B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בלוק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4B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פריסה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C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C1636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C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D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C1636</w:t>
            </w:r>
          </w:p>
        </w:tc>
        <w:tc>
          <w:tcPr>
            <w:gridSpan w:val="8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1017270</wp:posOffset>
                  </wp:positionH>
                  <wp:positionV relativeFrom="paragraph">
                    <wp:posOffset>112395</wp:posOffset>
                  </wp:positionV>
                  <wp:extent cx="1132205" cy="676275"/>
                  <wp:effectExtent b="0" l="0" r="0" t="0"/>
                  <wp:wrapSquare wrapText="bothSides" distB="0" distT="0" distL="114300" distR="114300"/>
                  <wp:docPr id="26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05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E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C1641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E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F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4F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C1642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0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0C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C1642B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1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C1643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1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2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C1643</w:t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3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3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3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54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5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6"/>
          </w:tcPr>
          <w:p w:rsidR="00000000" w:rsidDel="00000000" w:rsidP="00000000" w:rsidRDefault="00000000" w:rsidRPr="00000000" w14:paraId="000025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1636)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56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5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5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5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8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REGION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9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5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A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COUNTY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5C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C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SETTLEMENT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C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5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E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E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25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5F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5F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נכנסות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1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1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ORDERER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הגורם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המזמין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3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PROCESS_TYPE</w:t>
            </w:r>
          </w:p>
          <w:p w:rsidR="00000000" w:rsidDel="00000000" w:rsidP="00000000" w:rsidRDefault="00000000" w:rsidRPr="00000000" w14:paraId="0000263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: 16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') -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5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MAP_TYPE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5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265B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מתאר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בקדסטר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265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11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65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12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וגבולות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7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WORK_ORDER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7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שמופיע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67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ימולא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הביקורת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ופתיחת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למודדים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מבקרים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8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SCALE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A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A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0"/>
              </w:rPr>
              <w:t xml:space="preserve">GRID_NAME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6A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B3">
            <w:pPr>
              <w:bidi w:val="1"/>
              <w:spacing w:line="276" w:lineRule="auto"/>
              <w:ind w:left="33" w:firstLine="0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6B4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6B5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26B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C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SETTLEMENT_CODE</w:t>
            </w:r>
          </w:p>
          <w:p w:rsidR="00000000" w:rsidDel="00000000" w:rsidP="00000000" w:rsidRDefault="00000000" w:rsidRPr="00000000" w14:paraId="000026C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הלמ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6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E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REGISTER_STATUS</w:t>
            </w:r>
          </w:p>
          <w:p w:rsidR="00000000" w:rsidDel="00000000" w:rsidP="00000000" w:rsidRDefault="00000000" w:rsidRPr="00000000" w14:paraId="000026E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6F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0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18"/>
                <w:szCs w:val="18"/>
              </w:rPr>
            </w:pPr>
            <w:r w:rsidDel="00000000" w:rsidR="00000000" w:rsidRPr="00000000">
              <w:rPr>
                <w:rFonts w:ascii="David" w:cs="David" w:eastAsia="David" w:hAnsi="David"/>
                <w:sz w:val="18"/>
                <w:szCs w:val="18"/>
                <w:rtl w:val="0"/>
              </w:rPr>
              <w:t xml:space="preserve">GENERAL_COMMENT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במלל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7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3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3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3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3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5"/>
        <w:gridCol w:w="567"/>
        <w:gridCol w:w="571"/>
        <w:gridCol w:w="568"/>
        <w:gridCol w:w="565"/>
        <w:gridCol w:w="567"/>
        <w:gridCol w:w="564"/>
        <w:gridCol w:w="573"/>
        <w:gridCol w:w="564"/>
        <w:gridCol w:w="564"/>
        <w:gridCol w:w="564"/>
        <w:gridCol w:w="564"/>
        <w:gridCol w:w="567"/>
        <w:gridCol w:w="567"/>
        <w:gridCol w:w="566"/>
        <w:gridCol w:w="575"/>
        <w:tblGridChange w:id="0">
          <w:tblGrid>
            <w:gridCol w:w="565"/>
            <w:gridCol w:w="567"/>
            <w:gridCol w:w="571"/>
            <w:gridCol w:w="568"/>
            <w:gridCol w:w="565"/>
            <w:gridCol w:w="567"/>
            <w:gridCol w:w="564"/>
            <w:gridCol w:w="573"/>
            <w:gridCol w:w="564"/>
            <w:gridCol w:w="564"/>
            <w:gridCol w:w="564"/>
            <w:gridCol w:w="564"/>
            <w:gridCol w:w="567"/>
            <w:gridCol w:w="567"/>
            <w:gridCol w:w="566"/>
            <w:gridCol w:w="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7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27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2B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4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7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7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5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PROCESS_NAME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6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27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הקונבנציה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הנהוגה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6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סידורי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אצל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7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7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7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7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78C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278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79C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27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7AC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7A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7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7C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C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C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D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D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D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E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E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7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F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0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bidi w:val="1"/>
        <w:rPr/>
      </w:pPr>
      <w:bookmarkStart w:colFirst="0" w:colLast="0" w:name="_heading=h.eq4kazmv0h2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1701"/>
        <w:gridCol w:w="1134"/>
        <w:gridCol w:w="1132"/>
        <w:gridCol w:w="2266"/>
        <w:gridCol w:w="2272"/>
        <w:tblGridChange w:id="0">
          <w:tblGrid>
            <w:gridCol w:w="567"/>
            <w:gridCol w:w="1701"/>
            <w:gridCol w:w="1134"/>
            <w:gridCol w:w="1132"/>
            <w:gridCol w:w="2266"/>
            <w:gridCol w:w="2272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280E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7sbrrjdmja6" w:id="14"/>
            <w:bookmarkEnd w:id="14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דין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281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1A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81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color w:val="00b050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1635".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1635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20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82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1642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26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82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1643".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2C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82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832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8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3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3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3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3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פריסה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3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C1635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2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C1635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1006475</wp:posOffset>
                  </wp:positionH>
                  <wp:positionV relativeFrom="paragraph">
                    <wp:posOffset>28575</wp:posOffset>
                  </wp:positionV>
                  <wp:extent cx="1219200" cy="730060"/>
                  <wp:effectExtent b="0" l="0" r="0" t="0"/>
                  <wp:wrapSquare wrapText="bothSides" distB="0" distT="0" distL="114300" distR="114300"/>
                  <wp:docPr id="286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30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A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5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C1643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5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5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 C1643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5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85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5C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85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5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6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86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86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6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6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6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מחוז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6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6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COUNTY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7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נפה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7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7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7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7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7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7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287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8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8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8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נכנסות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8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8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ORDERER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8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הגורם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המזמין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8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8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PROCESS_TYPE</w:t>
            </w:r>
          </w:p>
          <w:p w:rsidR="00000000" w:rsidDel="00000000" w:rsidP="00000000" w:rsidRDefault="00000000" w:rsidRPr="00000000" w14:paraId="0000288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9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: 17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 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9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95">
            <w:pPr>
              <w:bidi w:val="1"/>
              <w:spacing w:line="276" w:lineRule="auto"/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9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9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9B">
            <w:pPr>
              <w:bidi w:val="1"/>
              <w:spacing w:line="276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COURT_FILE_NAME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9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A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A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WORK_ORDER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A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שמופיע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8A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ימולא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הביקורת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ופתיחת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למודדים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מבקרים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A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A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SCALE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A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A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A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GRID_NAME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A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B1">
            <w:pPr>
              <w:bidi w:val="1"/>
              <w:spacing w:line="276" w:lineRule="auto"/>
              <w:ind w:left="33" w:firstLine="0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B2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8B3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28B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B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B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SETTLEMENT_CODE</w:t>
            </w:r>
          </w:p>
          <w:p w:rsidR="00000000" w:rsidDel="00000000" w:rsidP="00000000" w:rsidRDefault="00000000" w:rsidRPr="00000000" w14:paraId="000028B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B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הלמ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B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B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REGISTER_STATUS</w:t>
            </w:r>
          </w:p>
          <w:p w:rsidR="00000000" w:rsidDel="00000000" w:rsidP="00000000" w:rsidRDefault="00000000" w:rsidRPr="00000000" w14:paraId="000028C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C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C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C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GENERAL_COMMENT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C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במלל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CB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28C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D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70"/>
        <w:tblGridChange w:id="0">
          <w:tblGrid>
            <w:gridCol w:w="567"/>
            <w:gridCol w:w="2835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D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D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2A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D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D6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D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D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D9">
            <w:pPr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PROCESS_NAME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D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28D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הקונבנציה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הנהוגה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D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D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D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סידורי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אצל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DF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8E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E2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8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E5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8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E8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8E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1643_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E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8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E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F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F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5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8F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F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B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E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F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00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071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1701"/>
        <w:gridCol w:w="1134"/>
        <w:gridCol w:w="1132"/>
        <w:gridCol w:w="2265"/>
        <w:gridCol w:w="2272"/>
        <w:tblGridChange w:id="0">
          <w:tblGrid>
            <w:gridCol w:w="567"/>
            <w:gridCol w:w="1701"/>
            <w:gridCol w:w="1134"/>
            <w:gridCol w:w="1132"/>
            <w:gridCol w:w="2265"/>
            <w:gridCol w:w="2272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2901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ucgrlz4bhnnm" w:id="15"/>
            <w:bookmarkEnd w:id="15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בהסדר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290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0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0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color w:val="00b050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163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1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1644".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1644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1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1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1639".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1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2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92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92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2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2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3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פריסה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C1637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C1637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283396" cy="795344"/>
                  <wp:effectExtent b="0" l="0" r="0" t="0"/>
                  <wp:docPr id="28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396" cy="795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C1641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B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C1641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D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C1644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4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C1644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4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C1639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4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4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C1639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49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4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4F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1637)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55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5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95C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95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6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6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6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מחוז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6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6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COUNTY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נפה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6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6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7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ישוב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7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7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7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297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7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7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7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נכנסות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8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8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ORDERER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8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הגורם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המזמין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8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8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PROCESS_TYPE</w:t>
            </w:r>
          </w:p>
          <w:p w:rsidR="00000000" w:rsidDel="00000000" w:rsidP="00000000" w:rsidRDefault="00000000" w:rsidRPr="00000000" w14:paraId="0000298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8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12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8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8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WORK_ORDER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9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שמופיע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המרכז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99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ימולא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הביקורת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ופתיחת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למודדים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מבקרים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9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9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SCALE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9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9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9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GRID_NAME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99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9E">
            <w:pPr>
              <w:bidi w:val="1"/>
              <w:spacing w:line="276" w:lineRule="auto"/>
              <w:ind w:left="33" w:firstLine="0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99F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9A0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29A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A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A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SETTLEMENT_CODE</w:t>
            </w:r>
          </w:p>
          <w:p w:rsidR="00000000" w:rsidDel="00000000" w:rsidP="00000000" w:rsidRDefault="00000000" w:rsidRPr="00000000" w14:paraId="000029A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A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הלמ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A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A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REGISTER_STATUS</w:t>
            </w:r>
          </w:p>
          <w:p w:rsidR="00000000" w:rsidDel="00000000" w:rsidP="00000000" w:rsidRDefault="00000000" w:rsidRPr="00000000" w14:paraId="000029A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B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B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GENERAL_COMMENT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B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במלל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9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B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919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69"/>
        <w:gridCol w:w="121"/>
        <w:tblGridChange w:id="0">
          <w:tblGrid>
            <w:gridCol w:w="567"/>
            <w:gridCol w:w="2835"/>
            <w:gridCol w:w="5669"/>
            <w:gridCol w:w="1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BF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9C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C2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9C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C5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9C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C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C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C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C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C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D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D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הישנים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B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האחרים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E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E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E3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9E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E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9E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E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E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E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F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F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9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גוש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F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9F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פרשה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0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BORDERS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סימני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גבול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5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07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A0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1639_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0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A0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A0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המודד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1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UPDATE_DATE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1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1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2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2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bidi w:val="1"/>
        <w:spacing w:line="276" w:lineRule="auto"/>
        <w:rPr>
          <w:color w:val="00b0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1036"/>
        <w:gridCol w:w="549"/>
        <w:gridCol w:w="683"/>
        <w:gridCol w:w="716"/>
        <w:gridCol w:w="1854"/>
        <w:gridCol w:w="2926"/>
        <w:gridCol w:w="174"/>
        <w:tblGridChange w:id="0">
          <w:tblGrid>
            <w:gridCol w:w="567"/>
            <w:gridCol w:w="567"/>
            <w:gridCol w:w="1036"/>
            <w:gridCol w:w="549"/>
            <w:gridCol w:w="683"/>
            <w:gridCol w:w="716"/>
            <w:gridCol w:w="1854"/>
            <w:gridCol w:w="2926"/>
            <w:gridCol w:w="174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2A25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iric2b9yxeby" w:id="16"/>
            <w:bookmarkEnd w:id="16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כותרות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2A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37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A3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הגוש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1645".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1645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40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A4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המחוז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1646".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1646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49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A4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1647".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52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A5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בטקסט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1648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5B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A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A6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A6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A6A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בלוק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A6B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פריסה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6D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1645C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A7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הגוש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7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C1645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7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832479" cy="1260612"/>
                  <wp:effectExtent b="0" l="0" r="0" t="0"/>
                  <wp:docPr id="28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479" cy="1260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7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C1646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A7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מחוז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7C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C1646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7F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C1647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A8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8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Block C1647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A8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C1648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A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המודד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A8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91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A9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9A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A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1645)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A3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C1646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AA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A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AAD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AB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B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B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WORK_ORDER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B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עבודה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שניתנה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B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B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PROCESS_TYPE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C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: 1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C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C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REGISTER_STATUS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C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סטאטוס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2AC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מתאר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ההסדר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2AC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11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מוקדמת</w:t>
            </w:r>
          </w:p>
          <w:p w:rsidR="00000000" w:rsidDel="00000000" w:rsidP="00000000" w:rsidRDefault="00000000" w:rsidRPr="00000000" w14:paraId="00002AC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13-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ארעית</w:t>
            </w:r>
          </w:p>
          <w:p w:rsidR="00000000" w:rsidDel="00000000" w:rsidP="00000000" w:rsidRDefault="00000000" w:rsidRPr="00000000" w14:paraId="00002AD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15-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סופית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D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D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GUSH_NUM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AD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D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GRID_NAME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E2">
            <w:pPr>
              <w:bidi w:val="1"/>
              <w:spacing w:line="276" w:lineRule="auto"/>
              <w:ind w:left="33" w:firstLine="0"/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E3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AE4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2AE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E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E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F2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8.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2AF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המחוז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1646)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F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F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0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0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B05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B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0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0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GUSH_AREA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1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שעתיד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להירשם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בדונם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1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1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SETTLEMENT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הישוב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1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2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REGION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2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המחוז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2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2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COUNTY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2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הנפה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3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3A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9.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3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המידה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1647)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43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4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B4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B5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5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5A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המידה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250, 625, 1250, 2500, 5000, 10000, 20000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5F">
            <w:pPr>
              <w:bidi w:val="1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62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2B66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agkvivgkqnyg" w:id="17"/>
            <w:bookmarkEnd w:id="17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2B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78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7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החלוקה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והעברה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81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8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8A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8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B8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מתוארת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93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9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B9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9C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9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ייעודיים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להלן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A5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BA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union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union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AE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BB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divide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divide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B7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B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B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transfer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transfer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C0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C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להקפיד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בטבלאות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תגרור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החזרה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C9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B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union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D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BD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D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BDC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BE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E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E5">
            <w:pPr>
              <w:bidi w:val="1"/>
              <w:spacing w:line="276" w:lineRule="auto"/>
              <w:ind w:left="720" w:hanging="720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TBL_NUM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E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E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E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F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BF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F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SUMMARIZE_ROW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F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2BF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2BF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0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0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TABA_YEUD_DESC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06">
            <w:pPr>
              <w:bidi w:val="1"/>
              <w:spacing w:line="276" w:lineRule="auto"/>
              <w:rPr>
                <w:rFonts w:ascii="David" w:cs="David" w:eastAsia="David" w:hAnsi="David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מילולי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הקרקע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: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0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0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TABA_MIGRASH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המגרש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1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1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TEMP_NAME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1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1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1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FINAL_NAME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2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2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2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החלקה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2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2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37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2C3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divide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4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4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4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4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C4A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C4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5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5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5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5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5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6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6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6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SUMMARIZE_ROW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6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2C6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2C6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6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7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TABA_YEUD_DESC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מילולי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הקרקע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: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7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7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TABA_MIGRASH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7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המגרש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8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8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TEMP_NAME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8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8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8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FINAL_NAME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9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9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9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2C9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A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70"/>
        <w:tblGridChange w:id="0">
          <w:tblGrid>
            <w:gridCol w:w="567"/>
            <w:gridCol w:w="2835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CA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transfer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CA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A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CA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CA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1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B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  <w:t xml:space="preserve">ROW_NUM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4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B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  <w:t xml:space="preserve">TEMP_NAME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7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B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  <w:t xml:space="preserve">FINAL_NAME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B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  <w:t xml:space="preserve">LEGAL_AREA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D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החלקה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B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B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  <w:t xml:space="preserve">TO_GUSH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C0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המקבל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C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C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  <w:t xml:space="preserve">TO_TEMP_NAME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C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בגוש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המקבל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C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C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  <w:t xml:space="preserve">TO_FINAL_NAME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C6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CC7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69"/>
        <w:tblGridChange w:id="0">
          <w:tblGrid>
            <w:gridCol w:w="567"/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CC8">
            <w:pPr>
              <w:pStyle w:val="Heading1"/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6yyaimkvg0vr" w:id="18"/>
            <w:bookmarkEnd w:id="18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טו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/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באזור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מוסדר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CC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CE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C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יוזנו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RISHOM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RISHON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2CD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יוזנו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TASHAG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2C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D3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CD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וישנן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D6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CD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RISHUM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RISHON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CDA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2CDB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D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CDD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CD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D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0">
            <w:pPr>
              <w:bidi w:val="1"/>
              <w:spacing w:line="276" w:lineRule="auto"/>
              <w:ind w:left="720" w:hanging="720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E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E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TABA_YEUD_DESC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מילולי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הקרקע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: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E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TABA_MIGRASH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המגרש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E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TEMP_NAME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E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E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FINAL_NAME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F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החלקה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F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F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2CF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TASHAG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FA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CF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CF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CFF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0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0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ROW_NUM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0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TABA_YEUD_DESC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מילולי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הקרקע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להנחיות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מקרקעי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: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שצ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מבא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0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TABA_MIGRASH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המגרש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בתב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תש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ץ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0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TEMP_NAME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0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0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FINAL_NAME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1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LEGAL_AREA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1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BOOK_NUM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הרישום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בפנקס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השטרות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החדש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1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rtl w:val="0"/>
              </w:rPr>
              <w:t xml:space="preserve">PAGE_NUM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דף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הרישום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בפנקס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השטרות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בספר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החדש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1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1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1E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69"/>
        <w:tblGridChange w:id="0">
          <w:tblGrid>
            <w:gridCol w:w="567"/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D1F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9c5dg2qhv5j1" w:id="19"/>
            <w:bookmarkEnd w:id="19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טז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D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25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2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28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2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2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2C">
            <w:pPr>
              <w:bidi w:val="1"/>
              <w:spacing w:line="276" w:lineRule="auto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ייעודי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FDB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FDB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2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Fig Documentation Borders))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31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3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חלקת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FDB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3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D3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3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D3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D3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3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3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3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3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3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FINAL_NAME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3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4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מיועד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לרישום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4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CALC_AREA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5">
            <w:pPr>
              <w:bidi w:val="1"/>
              <w:spacing w:line="276" w:lineRule="auto"/>
              <w:rPr>
                <w:rFonts w:ascii="David" w:cs="David" w:eastAsia="David" w:hAnsi="David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מחושב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4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DIFF_AREA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לשטח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מחושב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4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DIFF_CHECK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4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הפרש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עומד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בתקנות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["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","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"]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D4C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4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0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69"/>
        <w:tblGridChange w:id="0">
          <w:tblGrid>
            <w:gridCol w:w="567"/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D51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a5kuzqy6j7f7" w:id="20"/>
            <w:bookmarkEnd w:id="20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יז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D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57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5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שהוסדרו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5A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5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5D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ייעודי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LR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LR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60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6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Land Registration))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63">
            <w:pPr>
              <w:bidi w:val="1"/>
              <w:spacing w:line="276" w:lineRule="auto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6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סופית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LR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6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D6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6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D6A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D6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6C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6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6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6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PARCEL_NAME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7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CALC_AREA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מחושב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7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6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7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2D79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סופית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LR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HEADER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7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C">
            <w:pPr>
              <w:bidi w:val="1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D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7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D7F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D80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3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להכיל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הבאים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6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מוקדם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תואם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הצעת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9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C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8F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90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835"/>
        <w:gridCol w:w="5669"/>
        <w:tblGridChange w:id="0">
          <w:tblGrid>
            <w:gridCol w:w="567"/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D91">
            <w:pPr>
              <w:pStyle w:val="Heading1"/>
              <w:bidi w:val="1"/>
              <w:spacing w:line="276" w:lineRule="auto"/>
              <w:rPr/>
            </w:pPr>
            <w:bookmarkStart w:colFirst="0" w:colLast="0" w:name="_heading=h.lay9twun78jn" w:id="21"/>
            <w:bookmarkEnd w:id="21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נלווה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מוסדרים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סעיף</w:t>
            </w:r>
            <w:r w:rsidDel="00000000" w:rsidR="00000000" w:rsidRPr="00000000">
              <w:rPr>
                <w:rtl w:val="1"/>
              </w:rPr>
              <w:t xml:space="preserve"> 97</w:t>
            </w:r>
            <w:r w:rsidDel="00000000" w:rsidR="00000000" w:rsidRPr="00000000">
              <w:rPr>
                <w:rtl w:val="1"/>
              </w:rPr>
              <w:t xml:space="preserve">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9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9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ואחרי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התיקון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9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9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9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9B">
            <w:pPr>
              <w:bidi w:val="1"/>
              <w:spacing w:line="276" w:lineRule="auto"/>
              <w:rPr>
                <w:rFonts w:ascii="Arial" w:cs="Arial" w:eastAsia="Arial" w:hAnsi="Arial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ייעודי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97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9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9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טבלת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בתשריט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לתיקון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A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DA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A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DA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DA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A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A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A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רלוונטי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A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A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A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A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A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FINAL_NAME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A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A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LEGAL_AREA_BEFORE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התיקון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B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LEGAL_AREA_AFTER 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התיקון</w:t>
            </w:r>
          </w:p>
          <w:p w:rsidR="00000000" w:rsidDel="00000000" w:rsidP="00000000" w:rsidRDefault="00000000" w:rsidRPr="00000000" w14:paraId="00002D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והשטח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המחושב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התיקון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עומד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בסטייה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המותרת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הרשום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להשאיר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B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SUMMARIZE_ROW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2DB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2DB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</w:p>
        </w:tc>
      </w:tr>
    </w:tbl>
    <w:p w:rsidR="00000000" w:rsidDel="00000000" w:rsidP="00000000" w:rsidRDefault="00000000" w:rsidRPr="00000000" w14:paraId="00002DBB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2268"/>
        <w:gridCol w:w="5669"/>
        <w:tblGridChange w:id="0">
          <w:tblGrid>
            <w:gridCol w:w="567"/>
            <w:gridCol w:w="567"/>
            <w:gridCol w:w="2268"/>
            <w:gridCol w:w="5669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DBC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  <w:color w:val="00b050"/>
              </w:rPr>
            </w:pPr>
            <w:bookmarkStart w:colFirst="0" w:colLast="0" w:name="_heading=h.rym1aap57g2r" w:id="22"/>
            <w:bookmarkEnd w:id="22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לביצוע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דין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C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DC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ואחרי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C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DC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מכילים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C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C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C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C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C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D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D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ייעודיים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להלן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D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D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VERDIC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VERDIC_IN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D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DD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VERDIC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VERDIC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D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DD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להקפיד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בטבלאות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תגרור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החזרה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E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D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קיים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VERDIC_IN_TABLE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E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DE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E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DE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ecec" w:val="clear"/>
          </w:tcPr>
          <w:p w:rsidR="00000000" w:rsidDel="00000000" w:rsidP="00000000" w:rsidRDefault="00000000" w:rsidRPr="00000000" w14:paraId="00002DE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E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ED">
            <w:pPr>
              <w:bidi w:val="1"/>
              <w:spacing w:line="276" w:lineRule="auto"/>
              <w:ind w:left="720" w:hanging="720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E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2DF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קיים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F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F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F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F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F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SUMMARIZE_ROW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F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2DF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2DF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DF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F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FINAL_NAME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F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2D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0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0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0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0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החלקה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0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09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0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0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6.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2E0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VERDIC_OUT_TABLE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1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1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1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1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E15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2E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1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1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2E1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2=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1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1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ROW_NUM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2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SUMMARIZE_ROW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2E2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2E2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2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FINAL_NAME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2E2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LEGAL_AREA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2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2E3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3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6"/>
                <w:szCs w:val="26"/>
                <w:rtl w:val="0"/>
              </w:rPr>
              <w:t xml:space="preserve">7.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2E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כותרות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VERDIC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VERDIC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HEADER</w:t>
            </w:r>
          </w:p>
        </w:tc>
      </w:tr>
    </w:tbl>
    <w:p w:rsidR="00000000" w:rsidDel="00000000" w:rsidP="00000000" w:rsidRDefault="00000000" w:rsidRPr="00000000" w14:paraId="00002E3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567"/>
        <w:gridCol w:w="7370"/>
        <w:tblGridChange w:id="0">
          <w:tblGrid>
            <w:gridCol w:w="567"/>
            <w:gridCol w:w="567"/>
            <w:gridCol w:w="567"/>
            <w:gridCol w:w="737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E39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975tdjg93xhj" w:id="23"/>
            <w:bookmarkEnd w:id="23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והנחיות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בעריכת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הקדסטר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E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4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E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4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4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לתת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לשכבות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תקני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""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1609_  , ""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1609_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2E4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4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4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1602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1603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4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E4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למילוי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5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5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5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1603"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צמד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הללו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נחשבת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חוקית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5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5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5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5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E5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תקינות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5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2E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הטופולוגיה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חשובים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טופולוגיות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יגרמו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לדחיית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6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6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6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bookmarkStart w:colFirst="0" w:colLast="0" w:name="_heading=h.sqzet5vmk4m5" w:id="24"/>
            <w:bookmarkEnd w:id="24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טופולוגיה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פוליגונים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6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6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6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דוגמאות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6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6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2E6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פוליליין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סגור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closed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polyline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6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6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6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795875" cy="931039"/>
                  <wp:effectExtent b="0" l="0" r="0" t="0"/>
                  <wp:docPr id="28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875" cy="931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7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2E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ביגלע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להפוך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לפוליגוני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פרסה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לייצר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מרובת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multipart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7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943779" cy="773323"/>
                  <wp:effectExtent b="0" l="0" r="0" t="0"/>
                  <wp:docPr id="28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79" cy="773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7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2E7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self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intersect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7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7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736951" cy="897110"/>
                  <wp:effectExtent b="0" l="0" r="0" t="0"/>
                  <wp:docPr id="28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951" cy="897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8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2E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מרווחים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חפיפות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8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8">
            <w:pPr>
              <w:bidi w:val="1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719584" cy="804178"/>
                  <wp:effectExtent b="0" l="0" r="0" t="0"/>
                  <wp:docPr id="25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584" cy="8041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8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2E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8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8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90">
            <w:pPr>
              <w:bidi w:val="1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480561" cy="907747"/>
                  <wp:effectExtent b="0" l="0" r="0" t="0"/>
                  <wp:docPr id="25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561" cy="907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9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9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93">
            <w:pPr>
              <w:bidi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טופולוגיה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9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9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9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9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9B">
            <w:pPr>
              <w:bidi w:val="1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278004" cy="1428521"/>
                  <wp:effectExtent b="0" l="0" r="0" t="0"/>
                  <wp:docPr id="25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4" cy="1428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9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9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9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טופולוגיה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A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A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יושבות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יחשבו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כשגיאה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A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A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2110588" cy="1462939"/>
                  <wp:effectExtent b="0" l="0" r="0" t="0"/>
                  <wp:docPr id="25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588" cy="14629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EA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A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7"/>
        <w:gridCol w:w="7937"/>
        <w:tblGridChange w:id="0">
          <w:tblGrid>
            <w:gridCol w:w="567"/>
            <w:gridCol w:w="567"/>
            <w:gridCol w:w="7937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EAF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hecd6hjfd3ti" w:id="25"/>
            <w:bookmarkEnd w:id="25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ישויות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קדסטריות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כחלק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מחומר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הרקע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הקדסטר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EB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B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B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שחזור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קרובות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חומרי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היקפיים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לחלקות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ומתבצע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שחזור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חזיתות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וחלקות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אינם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נכללים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בפעולות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התצ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חשובים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לדיוק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לייצגם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B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חומרי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בניגוד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לשכבות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מכילים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ששוחזר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אנליטית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הנכנס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ביחד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B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EB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הרקע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האלמנטים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B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F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2EC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2"/>
                <w:szCs w:val="22"/>
                <w:rtl w:val="0"/>
              </w:rPr>
              <w:t xml:space="preserve">C1610_0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C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2EC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חזיתות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2"/>
                <w:szCs w:val="22"/>
                <w:rtl w:val="0"/>
              </w:rPr>
              <w:t xml:space="preserve">C1609_0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C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2EC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2"/>
                <w:szCs w:val="22"/>
                <w:rtl w:val="0"/>
              </w:rPr>
              <w:t xml:space="preserve">C1602_0,C1603_0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EC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E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</w:rPr>
              <w:drawing>
                <wp:inline distB="0" distT="0" distL="0" distR="0">
                  <wp:extent cx="5449132" cy="2210729"/>
                  <wp:effectExtent b="0" l="0" r="0" t="0"/>
                  <wp:docPr id="25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132" cy="2210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2ECD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D0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9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25"/>
        <w:gridCol w:w="550"/>
        <w:gridCol w:w="222"/>
        <w:gridCol w:w="2975"/>
        <w:gridCol w:w="1380"/>
        <w:gridCol w:w="1295"/>
        <w:gridCol w:w="2059"/>
        <w:tblGridChange w:id="0">
          <w:tblGrid>
            <w:gridCol w:w="625"/>
            <w:gridCol w:w="550"/>
            <w:gridCol w:w="222"/>
            <w:gridCol w:w="2975"/>
            <w:gridCol w:w="1380"/>
            <w:gridCol w:w="1295"/>
            <w:gridCol w:w="2059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2ED1">
            <w:pPr>
              <w:pStyle w:val="Heading1"/>
              <w:numPr>
                <w:ilvl w:val="0"/>
                <w:numId w:val="2"/>
              </w:numPr>
              <w:bidi w:val="1"/>
              <w:spacing w:line="276" w:lineRule="auto"/>
              <w:ind w:left="360" w:hanging="360"/>
              <w:rPr/>
            </w:pPr>
            <w:bookmarkStart w:colFirst="0" w:colLast="0" w:name="_heading=h.8zcjq4phjk0" w:id="26"/>
            <w:bookmarkEnd w:id="26"/>
            <w:r w:rsidDel="00000000" w:rsidR="00000000" w:rsidRPr="00000000">
              <w:rPr>
                <w:rtl w:val="1"/>
              </w:rPr>
              <w:t xml:space="preserve">תכולת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והבלוקים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2ED8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EE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קיימת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E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EE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E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EE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EE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1710_0.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E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EF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E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1718_0_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NameP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EFB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EF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EFF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0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0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02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0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המכיל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0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0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0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C1710_0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2F0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0C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</w:rPr>
              <w:drawing>
                <wp:inline distB="0" distT="0" distL="0" distR="0">
                  <wp:extent cx="1318260" cy="1028700"/>
                  <wp:effectExtent b="0" l="0" r="0" t="0"/>
                  <wp:docPr descr="1710" id="259" name="image12.png"/>
                  <a:graphic>
                    <a:graphicData uri="http://schemas.openxmlformats.org/drawingml/2006/picture">
                      <pic:pic>
                        <pic:nvPicPr>
                          <pic:cNvPr descr="1710" id="0" name="image12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1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1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12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22"/>
                <w:szCs w:val="22"/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F1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F1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1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4.2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1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חדשה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2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F2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F2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2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F2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F2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"0"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1711_0).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F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F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F3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3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3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3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4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4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4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המכיל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4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4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C1711_X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2F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4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2965252</wp:posOffset>
                  </wp:positionH>
                  <wp:positionV relativeFrom="paragraph">
                    <wp:posOffset>635</wp:posOffset>
                  </wp:positionV>
                  <wp:extent cx="1173480" cy="929640"/>
                  <wp:effectExtent b="0" l="0" r="0" t="0"/>
                  <wp:wrapSquare wrapText="bothSides" distB="0" distT="0" distL="114300" distR="114300"/>
                  <wp:docPr descr="1711" id="284" name="image34.png"/>
                  <a:graphic>
                    <a:graphicData uri="http://schemas.openxmlformats.org/drawingml/2006/picture">
                      <pic:pic>
                        <pic:nvPicPr>
                          <pic:cNvPr descr="1711" id="0" name="image34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92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4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5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5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22"/>
                <w:szCs w:val="22"/>
                <w:rtl w:val="1"/>
              </w:rPr>
              <w:t xml:space="preserve">חדשה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5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F5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F5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5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9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25"/>
        <w:gridCol w:w="9"/>
        <w:gridCol w:w="541"/>
        <w:gridCol w:w="22"/>
        <w:gridCol w:w="200"/>
        <w:gridCol w:w="2975"/>
        <w:gridCol w:w="1380"/>
        <w:gridCol w:w="1295"/>
        <w:gridCol w:w="2059"/>
        <w:tblGridChange w:id="0">
          <w:tblGrid>
            <w:gridCol w:w="625"/>
            <w:gridCol w:w="9"/>
            <w:gridCol w:w="541"/>
            <w:gridCol w:w="22"/>
            <w:gridCol w:w="200"/>
            <w:gridCol w:w="2975"/>
            <w:gridCol w:w="1380"/>
            <w:gridCol w:w="1295"/>
            <w:gridCol w:w="20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0"/>
              </w:rPr>
              <w:t xml:space="preserve">4.3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F5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גריעה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6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F6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מבוצע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7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F7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7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1710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1711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F7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F7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2F7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8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8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8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8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8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8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9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המכיל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9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9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9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2F9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9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2911912</wp:posOffset>
                  </wp:positionH>
                  <wp:positionV relativeFrom="paragraph">
                    <wp:posOffset>37</wp:posOffset>
                  </wp:positionV>
                  <wp:extent cx="1234780" cy="990451"/>
                  <wp:effectExtent b="0" l="0" r="0" t="0"/>
                  <wp:wrapSquare wrapText="bothSides" distB="0" distT="0" distL="114300" distR="114300"/>
                  <wp:docPr descr="C:\Users\yulias\Desktop\עבודה\mifrat hanit\pictures\C1712.PNG" id="263" name="image20.png"/>
                  <a:graphic>
                    <a:graphicData uri="http://schemas.openxmlformats.org/drawingml/2006/picture">
                      <pic:pic>
                        <pic:nvPicPr>
                          <pic:cNvPr descr="C:\Users\yulias\Desktop\עבודה\mifrat hanit\pictures\C1712.PNG" id="0" name="image20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780" cy="990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9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9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2FA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22"/>
                <w:szCs w:val="22"/>
                <w:rtl w:val="1"/>
              </w:rPr>
              <w:t xml:space="preserve">גריעה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FA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A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AF">
            <w:pPr>
              <w:bidi w:val="1"/>
              <w:rPr>
                <w:rFonts w:ascii="David" w:cs="David" w:eastAsia="David" w:hAnsi="Davi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0"/>
              </w:rPr>
              <w:t xml:space="preserve">4.4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FB0">
            <w:pPr>
              <w:bidi w:val="1"/>
              <w:rPr>
                <w:rFonts w:ascii="David" w:cs="David" w:eastAsia="David" w:hAnsi="Davi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B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F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B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C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FC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C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FC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C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insertion point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/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C1703_X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C1703_0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C1718_X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NameP3D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FD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2FD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2FD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נפרדת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שתכלול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NameP3D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ויינתן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צבע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שונה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D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E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2FE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E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E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E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3D 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E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C1718_X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NameP3D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E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F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המכיל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F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C1703_X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2FF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FF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3116980</wp:posOffset>
                  </wp:positionH>
                  <wp:positionV relativeFrom="paragraph">
                    <wp:posOffset>0</wp:posOffset>
                  </wp:positionV>
                  <wp:extent cx="1112666" cy="1124352"/>
                  <wp:effectExtent b="0" l="0" r="0" t="0"/>
                  <wp:wrapSquare wrapText="bothSides" distB="0" distT="0" distL="114300" distR="114300"/>
                  <wp:docPr descr="C:\Users\yulias\AppData\Local\Microsoft\Windows\INetCache\Content.Word\1703-1719.png" id="261" name="image3.png"/>
                  <a:graphic>
                    <a:graphicData uri="http://schemas.openxmlformats.org/drawingml/2006/picture">
                      <pic:pic>
                        <pic:nvPicPr>
                          <pic:cNvPr descr="C:\Users\yulias\AppData\Local\Microsoft\Windows\INetCache\Content.Word\1703-1719.png" id="0" name="image3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666" cy="11243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0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0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0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30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0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0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1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9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4"/>
        <w:gridCol w:w="541"/>
        <w:gridCol w:w="22"/>
        <w:gridCol w:w="200"/>
        <w:gridCol w:w="2975"/>
        <w:gridCol w:w="1380"/>
        <w:gridCol w:w="1295"/>
        <w:gridCol w:w="2059"/>
        <w:tblGridChange w:id="0">
          <w:tblGrid>
            <w:gridCol w:w="634"/>
            <w:gridCol w:w="541"/>
            <w:gridCol w:w="22"/>
            <w:gridCol w:w="200"/>
            <w:gridCol w:w="2975"/>
            <w:gridCol w:w="1380"/>
            <w:gridCol w:w="1295"/>
            <w:gridCol w:w="20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13">
            <w:pPr>
              <w:bidi w:val="1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4.5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3014">
            <w:pPr>
              <w:bidi w:val="1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הגריעה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1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1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מבוצע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2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2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2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insertion point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C1704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C1719_NameP3D_NameG_NameP).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2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2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2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נפרדת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ויינתן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צבע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C1719_NameP3D_NameG_NameP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NameP3D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NameG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שממנה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נלקחה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NameP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3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4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4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4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4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4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3D 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4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4A">
            <w:pPr>
              <w:bidi w:val="1"/>
              <w:rPr>
                <w:rFonts w:ascii="David" w:cs="David" w:eastAsia="David" w:hAnsi="David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C1719_NameP3D</w:t>
            </w:r>
          </w:p>
          <w:p w:rsidR="00000000" w:rsidDel="00000000" w:rsidP="00000000" w:rsidRDefault="00000000" w:rsidRPr="00000000" w14:paraId="0000304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_NameG_NameP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4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5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המכיל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51">
            <w:pPr>
              <w:bidi w:val="1"/>
              <w:spacing w:line="276" w:lineRule="auto"/>
              <w:rPr>
                <w:rFonts w:ascii="David" w:cs="David" w:eastAsia="David" w:hAnsi="David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52">
            <w:pPr>
              <w:bidi w:val="1"/>
              <w:spacing w:line="276" w:lineRule="auto"/>
              <w:rPr>
                <w:rFonts w:ascii="David" w:cs="David" w:eastAsia="David" w:hAnsi="David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53">
            <w:pPr>
              <w:bidi w:val="1"/>
              <w:spacing w:line="276" w:lineRule="auto"/>
              <w:rPr>
                <w:rFonts w:ascii="David" w:cs="David" w:eastAsia="David" w:hAnsi="David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C1704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05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5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3016250</wp:posOffset>
                  </wp:positionH>
                  <wp:positionV relativeFrom="paragraph">
                    <wp:posOffset>0</wp:posOffset>
                  </wp:positionV>
                  <wp:extent cx="1037590" cy="1085850"/>
                  <wp:effectExtent b="0" l="0" r="0" t="0"/>
                  <wp:wrapSquare wrapText="bothSides" distB="0" distT="0" distL="114300" distR="114300"/>
                  <wp:docPr descr="C:\Users\yulias\Desktop\עבודה\mifrat hanit\pictures\1704-1718.PNG" id="274" name="image50.png"/>
                  <a:graphic>
                    <a:graphicData uri="http://schemas.openxmlformats.org/drawingml/2006/picture">
                      <pic:pic>
                        <pic:nvPicPr>
                          <pic:cNvPr descr="C:\Users\yulias\Desktop\עבודה\mifrat hanit\pictures\1704-1718.PNG" id="0" name="image5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108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5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5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גריעה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6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6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6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6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4.6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306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7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7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7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7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7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8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8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8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8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8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8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9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9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97">
            <w:pPr>
              <w:bidi w:val="1"/>
              <w:spacing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polyline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סגור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חיתוכים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עצמיים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09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9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A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A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A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A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A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A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מצולע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סגור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המגדיר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האופקי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A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Closed 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A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A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C1720_X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0A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B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3090567</wp:posOffset>
                  </wp:positionH>
                  <wp:positionV relativeFrom="paragraph">
                    <wp:posOffset>0</wp:posOffset>
                  </wp:positionV>
                  <wp:extent cx="920115" cy="1137285"/>
                  <wp:effectExtent b="0" l="0" r="0" t="0"/>
                  <wp:wrapSquare wrapText="bothSides" distB="0" distT="0" distL="114300" distR="114300"/>
                  <wp:docPr descr="C1721" id="276" name="image32.png"/>
                  <a:graphic>
                    <a:graphicData uri="http://schemas.openxmlformats.org/drawingml/2006/picture">
                      <pic:pic>
                        <pic:nvPicPr>
                          <pic:cNvPr descr="C1721" id="0" name="image32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115" cy="1137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B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B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0B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B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B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C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C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9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4"/>
        <w:gridCol w:w="541"/>
        <w:gridCol w:w="22"/>
        <w:gridCol w:w="200"/>
        <w:gridCol w:w="2975"/>
        <w:gridCol w:w="1380"/>
        <w:gridCol w:w="1295"/>
        <w:gridCol w:w="2059"/>
        <w:tblGridChange w:id="0">
          <w:tblGrid>
            <w:gridCol w:w="634"/>
            <w:gridCol w:w="541"/>
            <w:gridCol w:w="22"/>
            <w:gridCol w:w="200"/>
            <w:gridCol w:w="2975"/>
            <w:gridCol w:w="1380"/>
            <w:gridCol w:w="1295"/>
            <w:gridCol w:w="20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C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4.7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30C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גריעה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C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מבוצע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D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D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D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D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0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0E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0E9">
            <w:pPr>
              <w:bidi w:val="1"/>
              <w:spacing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polyline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סגור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חיתוכים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עצמיים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0E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E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F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F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0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F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F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מצולע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סגור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המגדיר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ההיטל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F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Closed 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F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0F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0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0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2884376</wp:posOffset>
                  </wp:positionH>
                  <wp:positionV relativeFrom="paragraph">
                    <wp:posOffset>0</wp:posOffset>
                  </wp:positionV>
                  <wp:extent cx="965200" cy="1206090"/>
                  <wp:effectExtent b="0" l="0" r="0" t="0"/>
                  <wp:wrapSquare wrapText="bothSides" distB="0" distT="0" distL="114300" distR="114300"/>
                  <wp:docPr descr="C:\Users\yulias\Desktop\עבודה\mifrat hanit\pictures\C1720.PNG" id="262" name="image6.png"/>
                  <a:graphic>
                    <a:graphicData uri="http://schemas.openxmlformats.org/drawingml/2006/picture">
                      <pic:pic>
                        <pic:nvPicPr>
                          <pic:cNvPr descr="C:\Users\yulias\Desktop\עבודה\mifrat hanit\pictures\C1720.PNG" id="0" name="image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206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10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10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10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גריעה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11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11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4.8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311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מידות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1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12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12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אופייניות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דהיינו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רוחב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2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12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12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הדוגמה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3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3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3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המכיל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אופייניות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3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3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3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1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4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2990112</wp:posOffset>
                  </wp:positionH>
                  <wp:positionV relativeFrom="paragraph">
                    <wp:posOffset>47570</wp:posOffset>
                  </wp:positionV>
                  <wp:extent cx="1316990" cy="984885"/>
                  <wp:effectExtent b="0" l="0" r="0" t="0"/>
                  <wp:wrapSquare wrapText="bothSides" distB="0" distT="0" distL="114300" distR="114300"/>
                  <wp:docPr descr="C1729-3" id="264" name="image15.png"/>
                  <a:graphic>
                    <a:graphicData uri="http://schemas.openxmlformats.org/drawingml/2006/picture">
                      <pic:pic>
                        <pic:nvPicPr>
                          <pic:cNvPr descr="C1729-3" id="0" name="image1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90" cy="984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1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14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14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91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4"/>
        <w:gridCol w:w="563"/>
        <w:gridCol w:w="200"/>
        <w:gridCol w:w="358"/>
        <w:gridCol w:w="1962"/>
        <w:gridCol w:w="655"/>
        <w:gridCol w:w="1310"/>
        <w:gridCol w:w="70"/>
        <w:gridCol w:w="1295"/>
        <w:gridCol w:w="606"/>
        <w:gridCol w:w="1417"/>
        <w:gridCol w:w="36"/>
        <w:tblGridChange w:id="0">
          <w:tblGrid>
            <w:gridCol w:w="634"/>
            <w:gridCol w:w="563"/>
            <w:gridCol w:w="200"/>
            <w:gridCol w:w="358"/>
            <w:gridCol w:w="1962"/>
            <w:gridCol w:w="655"/>
            <w:gridCol w:w="1310"/>
            <w:gridCol w:w="70"/>
            <w:gridCol w:w="1295"/>
            <w:gridCol w:w="606"/>
            <w:gridCol w:w="1417"/>
            <w:gridCol w:w="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5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315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5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31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ולרוחב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נפרד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שייקרא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6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6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31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יוגדר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במטרה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להציג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ומיטבית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7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317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במרחק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8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8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318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רכיבי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החתך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יוגדרו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מומלץ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8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8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[5]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318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רכיבים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מאוחדים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1730.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9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9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19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9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9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מרחק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9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מרחק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אנכי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1A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A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A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1A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A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1:250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A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A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1A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A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1B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B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1:500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B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B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1B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B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1B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B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1:625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B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25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C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12.5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1C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C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C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1C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C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1:1000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C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40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C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1C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D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1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D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1:1250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D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50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D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25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1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D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D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1D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DE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1:2000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D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80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40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1E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1E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1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31E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F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F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F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1F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1F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חתכים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0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לאורך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ולרוחב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0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פורמט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0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0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2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0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pict>
                <v:shape id="_x0000_i1026" style="width:275.2pt;height:270.95pt" o:ole="" type="#_x0000_t75">
                  <v:imagedata r:id="rId1" o:title=""/>
                </v:shape>
                <o:OLEObject DrawAspect="Content" r:id="rId2" ObjectID="_1835972600" ProgID="PBrush" ShapeID="_x0000_i1026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1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1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32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22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0"/>
        <w:bidiVisual w:val="1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4"/>
        <w:gridCol w:w="563"/>
        <w:gridCol w:w="200"/>
        <w:gridCol w:w="367"/>
        <w:gridCol w:w="2608"/>
        <w:gridCol w:w="1380"/>
        <w:gridCol w:w="1295"/>
        <w:gridCol w:w="2059"/>
        <w:gridCol w:w="28"/>
        <w:tblGridChange w:id="0">
          <w:tblGrid>
            <w:gridCol w:w="634"/>
            <w:gridCol w:w="563"/>
            <w:gridCol w:w="200"/>
            <w:gridCol w:w="367"/>
            <w:gridCol w:w="2608"/>
            <w:gridCol w:w="1380"/>
            <w:gridCol w:w="1295"/>
            <w:gridCol w:w="2059"/>
            <w:gridCol w:w="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2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4.10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322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2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2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2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נפרד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שייקרא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3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רכיבי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התנוחה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יוגדרו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3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3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3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4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4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לערוך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24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24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24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25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הבלוק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325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השכבה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5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תנוחה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5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תנוחה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משתתפות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5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לסוג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5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25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2"/>
                <w:szCs w:val="22"/>
                <w:rtl w:val="0"/>
              </w:rPr>
              <w:t xml:space="preserve">C1731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5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5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6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4.11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326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ממדיות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6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6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נועדו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לסייע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ובייצוג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הקרטוגרפי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7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7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נקרא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לבסיס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ותואם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7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7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7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82">
            <w:pPr>
              <w:bidi w:val="1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4.12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3283">
            <w:pPr>
              <w:bidi w:val="1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לצרכי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8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8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8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מתארת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תהליכים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דינאמיים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בחלק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יתווסף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9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9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9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9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1718_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NameP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X=0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9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9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9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9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1718_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NameP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הנוצרה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X=1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A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A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A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A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A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נוצרה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B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B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B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B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1718_0_[36]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36;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B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B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B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C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1718_1_[37]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שנוצרה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37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C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C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C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1718_0_[36]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36;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D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[4]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D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D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DB">
            <w:pPr>
              <w:bidi w:val="1"/>
              <w:spacing w:after="0" w:line="36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45-46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שימוקמו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32DC">
            <w:pPr>
              <w:bidi w:val="1"/>
              <w:spacing w:after="0" w:line="36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C1718_0_45</w:t>
            </w:r>
          </w:p>
          <w:p w:rsidR="00000000" w:rsidDel="00000000" w:rsidP="00000000" w:rsidRDefault="00000000" w:rsidRPr="00000000" w14:paraId="000032D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; C1718_0_46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E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E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נוצרה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שתמוקם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;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1718_1_[1]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E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E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2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2EF">
            <w:pPr>
              <w:bidi w:val="1"/>
              <w:spacing w:after="0" w:line="36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נוצרו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2-4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שימוקמו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32F0">
            <w:pPr>
              <w:bidi w:val="1"/>
              <w:spacing w:after="0" w:line="36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C1718_2_[2]</w:t>
            </w:r>
          </w:p>
          <w:p w:rsidR="00000000" w:rsidDel="00000000" w:rsidP="00000000" w:rsidRDefault="00000000" w:rsidRPr="00000000" w14:paraId="000032F1">
            <w:pPr>
              <w:bidi w:val="1"/>
              <w:spacing w:after="0" w:line="36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C1718_2_[3]</w:t>
            </w:r>
          </w:p>
          <w:p w:rsidR="00000000" w:rsidDel="00000000" w:rsidP="00000000" w:rsidRDefault="00000000" w:rsidRPr="00000000" w14:paraId="000032F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; C1718_2_[4]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F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2F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[5]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2F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1719_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NameP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NameG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NameP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שממנה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נלקחה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2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0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0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30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1719_[65]_[3]_72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65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ונלקחה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72;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0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0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30C">
            <w:pPr>
              <w:bidi w:val="1"/>
              <w:spacing w:after="0" w:line="360" w:lineRule="auto"/>
              <w:ind w:right="-19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בסופו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1-3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66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תיווצר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330D">
            <w:pPr>
              <w:bidi w:val="1"/>
              <w:spacing w:after="0" w:line="360" w:lineRule="auto"/>
              <w:ind w:right="-19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C1719_[66]_[1]_15</w:t>
            </w:r>
          </w:p>
          <w:p w:rsidR="00000000" w:rsidDel="00000000" w:rsidP="00000000" w:rsidRDefault="00000000" w:rsidRPr="00000000" w14:paraId="0000330E">
            <w:pPr>
              <w:bidi w:val="1"/>
              <w:spacing w:after="0" w:line="360" w:lineRule="auto"/>
              <w:ind w:right="-19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C1719_[66]_[2]_16</w:t>
            </w:r>
          </w:p>
          <w:p w:rsidR="00000000" w:rsidDel="00000000" w:rsidP="00000000" w:rsidRDefault="00000000" w:rsidRPr="00000000" w14:paraId="000033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C1719_[66]_[3]_72.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1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[6]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31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יצגו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הנכנסות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1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1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331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3324">
      <w:pPr>
        <w:bidi w:val="1"/>
        <w:rPr/>
      </w:pPr>
      <w:r w:rsidDel="00000000" w:rsidR="00000000" w:rsidRPr="00000000">
        <w:rPr>
          <w:rFonts w:ascii="David" w:cs="David" w:eastAsia="David" w:hAnsi="David"/>
          <w:sz w:val="24"/>
          <w:szCs w:val="24"/>
        </w:rPr>
        <w:drawing>
          <wp:inline distB="0" distT="0" distL="0" distR="0">
            <wp:extent cx="5759450" cy="2288001"/>
            <wp:effectExtent b="0" l="0" r="0" t="0"/>
            <wp:docPr descr="Capture" id="248" name="image16.jpg"/>
            <a:graphic>
              <a:graphicData uri="http://schemas.openxmlformats.org/drawingml/2006/picture">
                <pic:pic>
                  <pic:nvPicPr>
                    <pic:cNvPr descr="Capture" id="0" name="image16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88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5">
      <w:pPr>
        <w:bidi w:val="1"/>
        <w:rPr/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842839" cy="3154702"/>
            <wp:effectExtent b="0" l="0" r="0" t="0"/>
            <wp:docPr descr="C:\Users\yulias\Desktop\עבודה\mifrat hanit\pictures\4חישוב גריעות.PNG" id="249" name="image18.png"/>
            <a:graphic>
              <a:graphicData uri="http://schemas.openxmlformats.org/drawingml/2006/picture">
                <pic:pic>
                  <pic:nvPicPr>
                    <pic:cNvPr descr="C:\Users\yulias\Desktop\עבודה\mifrat hanit\pictures\4חישוב גריעות.PNG" id="0" name="image1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2839" cy="315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4"/>
        <w:gridCol w:w="563"/>
        <w:gridCol w:w="567"/>
        <w:gridCol w:w="7342"/>
        <w:gridCol w:w="28"/>
        <w:tblGridChange w:id="0">
          <w:tblGrid>
            <w:gridCol w:w="634"/>
            <w:gridCol w:w="563"/>
            <w:gridCol w:w="567"/>
            <w:gridCol w:w="7342"/>
            <w:gridCol w:w="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2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0"/>
              </w:rPr>
              <w:t xml:space="preserve">4.13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332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לעריכת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המפה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2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2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[1]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2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יימצא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הייעודית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2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[2]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3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טופולוגיה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הטופולוגיה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חשובים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טופולוגיות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יגרמו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לדחיית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3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3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צריכות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SOLID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SURFACE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3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3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3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3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186815" cy="1115523"/>
                  <wp:effectExtent b="0" l="0" r="0" t="0"/>
                  <wp:docPr id="25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815" cy="1115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3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3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3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מחפיפות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4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4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4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330009" cy="1087860"/>
                  <wp:effectExtent b="0" l="0" r="0" t="0"/>
                  <wp:docPr id="25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009" cy="1087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4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4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ממרווח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יוצאות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4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4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4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4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508114" cy="1111227"/>
                  <wp:effectExtent b="0" l="0" r="0" t="0"/>
                  <wp:docPr id="25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114" cy="1111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5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5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5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5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5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5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5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5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889733" cy="1434477"/>
                  <wp:effectExtent b="0" l="0" r="0" t="0"/>
                  <wp:docPr id="25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33" cy="14344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763742" cy="1322276"/>
                  <wp:effectExtent b="0" l="0" r="0" t="0"/>
                  <wp:docPr id="26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742" cy="1322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35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4"/>
        <w:gridCol w:w="563"/>
        <w:gridCol w:w="567"/>
        <w:gridCol w:w="7342"/>
        <w:gridCol w:w="28"/>
        <w:tblGridChange w:id="0">
          <w:tblGrid>
            <w:gridCol w:w="634"/>
            <w:gridCol w:w="563"/>
            <w:gridCol w:w="567"/>
            <w:gridCol w:w="7342"/>
            <w:gridCol w:w="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5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5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שייכות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ומאותה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נפרדות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חיתוכים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6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6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6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6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3604832" cy="2009002"/>
                  <wp:effectExtent b="0" l="0" r="0" t="0"/>
                  <wp:docPr id="266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32" cy="20090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6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6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[3]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6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טופולוגיה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הטופולוגיה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חשובים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טופולוגיות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יגרמו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לדחיית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6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6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6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סגור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closed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polyline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)):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6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6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7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7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776024" cy="1100918"/>
                  <wp:effectExtent b="0" l="0" r="0" t="0"/>
                  <wp:docPr id="26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024" cy="1100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7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7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7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להקיף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7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7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7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7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800324" cy="1281488"/>
                  <wp:effectExtent b="0" l="0" r="0" t="0"/>
                  <wp:docPr id="26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24" cy="1281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7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7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7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80">
            <w:pPr>
              <w:bidi w:val="1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לפוליגון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8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8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8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385">
            <w:pPr>
              <w:bidi w:val="1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890149" cy="1463864"/>
                  <wp:effectExtent b="0" l="0" r="0" t="0"/>
                  <wp:docPr id="269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149" cy="14638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38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3"/>
        <w:bidiVisual w:val="1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4"/>
        <w:gridCol w:w="563"/>
        <w:gridCol w:w="567"/>
        <w:gridCol w:w="7370"/>
        <w:tblGridChange w:id="0">
          <w:tblGrid>
            <w:gridCol w:w="634"/>
            <w:gridCol w:w="563"/>
            <w:gridCol w:w="567"/>
            <w:gridCol w:w="7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8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8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8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338B">
            <w:pPr>
              <w:bidi w:val="1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ממרווח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חפיפה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פוליגונים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היטלי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השייכות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8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8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8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38F">
            <w:pPr>
              <w:bidi w:val="1"/>
              <w:spacing w:line="276" w:lineRule="auto"/>
              <w:ind w:firstLine="72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3394671" cy="1346671"/>
                  <wp:effectExtent b="0" l="0" r="0" t="0"/>
                  <wp:docPr id="27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671" cy="1346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39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bidiVisual w:val="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268"/>
        <w:gridCol w:w="2834"/>
        <w:gridCol w:w="567"/>
        <w:gridCol w:w="2835"/>
        <w:tblGridChange w:id="0">
          <w:tblGrid>
            <w:gridCol w:w="567"/>
            <w:gridCol w:w="2268"/>
            <w:gridCol w:w="2834"/>
            <w:gridCol w:w="567"/>
            <w:gridCol w:w="2835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3391">
            <w:pPr>
              <w:pStyle w:val="Heading1"/>
              <w:numPr>
                <w:ilvl w:val="0"/>
                <w:numId w:val="2"/>
              </w:numPr>
              <w:bidi w:val="1"/>
              <w:spacing w:line="276" w:lineRule="auto"/>
              <w:ind w:left="360" w:hanging="360"/>
              <w:rPr/>
            </w:pPr>
            <w:bookmarkStart w:colFirst="0" w:colLast="0" w:name="_heading=h.l9nlame03fa1" w:id="27"/>
            <w:bookmarkEnd w:id="27"/>
            <w:r w:rsidDel="00000000" w:rsidR="00000000" w:rsidRPr="00000000">
              <w:rPr>
                <w:rtl w:val="1"/>
              </w:rPr>
              <w:t xml:space="preserve">שכבות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ובלוקים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בקדסטר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3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339B">
            <w:pPr>
              <w:pStyle w:val="Heading1"/>
              <w:bidi w:val="1"/>
              <w:spacing w:line="276" w:lineRule="auto"/>
              <w:ind w:left="360" w:hanging="360"/>
              <w:rPr>
                <w:rFonts w:ascii="David" w:cs="David" w:eastAsia="David" w:hAnsi="David"/>
                <w:b w:val="1"/>
                <w:bCs w:val="1"/>
              </w:rPr>
            </w:pPr>
            <w:bookmarkStart w:colFirst="0" w:colLast="0" w:name="_heading=h.9p3hyap12cde" w:id="28"/>
            <w:bookmarkEnd w:id="28"/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כב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'– </w:t>
            </w:r>
            <w:r w:rsidDel="00000000" w:rsidR="00000000" w:rsidRPr="00000000">
              <w:rPr>
                <w:rtl w:val="1"/>
              </w:rPr>
              <w:t xml:space="preserve">נקודת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33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A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3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A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3A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1710_0.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3B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B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3B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שמהוות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3B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3B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3B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C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3C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3C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3C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C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3C9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POINT_NAME_3D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3C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3C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C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תקבל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C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3CF">
            <w:pPr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D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3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D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לחומר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מצורף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בפרשה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ובתיק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החישובים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D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3D4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D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3D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D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מורכב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(0-9),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 "/" "_", "\",)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באנגלית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D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3D9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D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3D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D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בעברית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רווחים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D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DE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D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3E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יתבצע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</w:t>
            </w:r>
            <w:hyperlink r:id="rId66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הנחיית</w:t>
              </w:r>
            </w:hyperlink>
            <w:hyperlink r:id="rId67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68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המנהל</w:t>
              </w:r>
            </w:hyperlink>
            <w:hyperlink r:id="rId6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70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ד</w:t>
              </w:r>
            </w:hyperlink>
            <w:hyperlink r:id="rId7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1 "</w:t>
              </w:r>
            </w:hyperlink>
            <w:hyperlink r:id="rId72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סיווג</w:t>
              </w:r>
            </w:hyperlink>
            <w:hyperlink r:id="rId73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1 </w:t>
              </w:r>
            </w:hyperlink>
            <w:hyperlink r:id="rId74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לנקודות</w:t>
              </w:r>
            </w:hyperlink>
            <w:hyperlink r:id="rId75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76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גבול</w:t>
              </w:r>
            </w:hyperlink>
            <w:hyperlink r:id="rId77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78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ממפות</w:t>
              </w:r>
            </w:hyperlink>
            <w:hyperlink r:id="rId7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80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קדסטר</w:t>
              </w:r>
            </w:hyperlink>
            <w:hyperlink r:id="rId8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82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מאושרות</w:t>
              </w:r>
            </w:hyperlink>
            <w:hyperlink r:id="rId83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84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או</w:t>
              </w:r>
            </w:hyperlink>
            <w:hyperlink r:id="rId85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86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רשומות</w:t>
              </w:r>
            </w:hyperlink>
            <w:hyperlink r:id="rId87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", </w:t>
              </w:r>
            </w:hyperlink>
            <w:hyperlink r:id="rId88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בהתאם</w:t>
              </w:r>
            </w:hyperlink>
            <w:hyperlink r:id="rId8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90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להנחיית</w:t>
              </w:r>
            </w:hyperlink>
            <w:hyperlink r:id="rId9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92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המנהל</w:t>
              </w:r>
            </w:hyperlink>
            <w:hyperlink r:id="rId93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94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ד</w:t>
              </w:r>
            </w:hyperlink>
            <w:hyperlink r:id="rId95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6 "</w:t>
              </w:r>
            </w:hyperlink>
            <w:hyperlink r:id="rId96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שחזור</w:t>
              </w:r>
            </w:hyperlink>
            <w:hyperlink r:id="rId97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8 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20 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4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TOPO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טופוגרפי</w:t>
            </w:r>
          </w:p>
          <w:p w:rsidR="00000000" w:rsidDel="00000000" w:rsidP="00000000" w:rsidRDefault="00000000" w:rsidRPr="00000000" w14:paraId="000033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3E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האלמנט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הטופוגרפי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לאומי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E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A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3E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E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EF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F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3F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F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האופן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נקבעה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לטבלה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source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 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code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.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3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F5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3F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3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5"/>
        <w:bidiVisual w:val="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6"/>
        <w:gridCol w:w="2268"/>
        <w:gridCol w:w="2834"/>
        <w:gridCol w:w="567"/>
        <w:gridCol w:w="2835"/>
        <w:tblGridChange w:id="0">
          <w:tblGrid>
            <w:gridCol w:w="566"/>
            <w:gridCol w:w="2268"/>
            <w:gridCol w:w="2834"/>
            <w:gridCol w:w="567"/>
            <w:gridCol w:w="2835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33FA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9anegv8ldpun" w:id="29"/>
            <w:bookmarkEnd w:id="29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כג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3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0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0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0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1711.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0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1711_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0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1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שמהוות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1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1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1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1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2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2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2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2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2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28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POINT_NAME_3D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2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42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42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2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תקבל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2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2E">
            <w:pPr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43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3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מצורף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בפרשה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ובתיק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החישובים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3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33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43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מורכב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ממספרים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(0-9),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 "/" "_", "\",)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ואותיות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באנגלית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3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38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3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43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3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באותיות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בעברית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רווחים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וסימנים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3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3D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3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4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יתבצע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hyperlink r:id="rId98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הנחיית</w:t>
              </w:r>
            </w:hyperlink>
            <w:hyperlink r:id="rId9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00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המנהל</w:t>
              </w:r>
            </w:hyperlink>
            <w:hyperlink r:id="rId101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02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ד</w:t>
              </w:r>
            </w:hyperlink>
            <w:hyperlink r:id="rId103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1 "</w:t>
              </w:r>
            </w:hyperlink>
            <w:hyperlink r:id="rId104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סיווג</w:t>
              </w:r>
            </w:hyperlink>
            <w:hyperlink r:id="rId105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1 </w:t>
              </w:r>
            </w:hyperlink>
            <w:hyperlink r:id="rId106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לנקודות</w:t>
              </w:r>
            </w:hyperlink>
            <w:hyperlink r:id="rId107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08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גבול</w:t>
              </w:r>
            </w:hyperlink>
            <w:hyperlink r:id="rId10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10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ממפות</w:t>
              </w:r>
            </w:hyperlink>
            <w:hyperlink r:id="rId111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12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קדסטר</w:t>
              </w:r>
            </w:hyperlink>
            <w:hyperlink r:id="rId113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14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מאושרות</w:t>
              </w:r>
            </w:hyperlink>
            <w:hyperlink r:id="rId115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16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או</w:t>
              </w:r>
            </w:hyperlink>
            <w:hyperlink r:id="rId117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18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רשומות</w:t>
              </w:r>
            </w:hyperlink>
            <w:hyperlink r:id="rId11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", </w:t>
              </w:r>
            </w:hyperlink>
            <w:hyperlink r:id="rId120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בהתאם</w:t>
              </w:r>
            </w:hyperlink>
            <w:hyperlink r:id="rId121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22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להנחיית</w:t>
              </w:r>
            </w:hyperlink>
            <w:hyperlink r:id="rId123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24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המנהל</w:t>
              </w:r>
            </w:hyperlink>
            <w:hyperlink r:id="rId125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r:id="rId126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ד</w:t>
              </w:r>
            </w:hyperlink>
            <w:hyperlink r:id="rId127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6 "</w:t>
              </w:r>
            </w:hyperlink>
            <w:hyperlink r:id="rId128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שחזור</w:t>
              </w:r>
            </w:hyperlink>
            <w:hyperlink r:id="rId12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להנחיית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8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להנחיית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20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3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TOPO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טופוגרפי</w:t>
            </w:r>
          </w:p>
          <w:p w:rsidR="00000000" w:rsidDel="00000000" w:rsidP="00000000" w:rsidRDefault="00000000" w:rsidRPr="00000000" w14:paraId="0000344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44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האלמנט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הטופוגרפי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מיפוי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9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44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4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E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4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45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5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האופן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נקבעה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לטבלה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1"/>
                </w:rPr>
                <w:t xml:space="preserve"> 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0"/>
                </w:rPr>
                <w:t xml:space="preserve">source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0"/>
                </w:rPr>
                <w:t xml:space="preserve"> 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4"/>
                  <w:szCs w:val="24"/>
                  <w:rtl w:val="0"/>
                </w:rPr>
                <w:t xml:space="preserve">code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5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54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5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הערות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5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3458">
      <w:pPr>
        <w:bidi w:val="1"/>
        <w:spacing w:line="276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9">
      <w:pPr>
        <w:spacing w:line="276" w:lineRule="auto"/>
        <w:rPr>
          <w:rFonts w:ascii="David" w:cs="David" w:eastAsia="David" w:hAnsi="Davi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6"/>
        <w:bidiVisual w:val="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6"/>
        <w:gridCol w:w="2268"/>
        <w:gridCol w:w="2834"/>
        <w:gridCol w:w="567"/>
        <w:gridCol w:w="2835"/>
        <w:tblGridChange w:id="0">
          <w:tblGrid>
            <w:gridCol w:w="566"/>
            <w:gridCol w:w="2268"/>
            <w:gridCol w:w="2834"/>
            <w:gridCol w:w="567"/>
            <w:gridCol w:w="2835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345A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t2iionov7grz" w:id="30"/>
            <w:bookmarkEnd w:id="30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גריעה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5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6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6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6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1712.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6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1712.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6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6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בגיאומטריה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47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347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שמהוות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7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7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7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7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7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8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8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83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POINT_NAME_3D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8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48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48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8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תקבל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8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89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8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48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8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לחומר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מצורף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בפרשה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ובתיק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החישובים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8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8E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8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49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9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מורכב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(0-9),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 "/" "_", "\",)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1"/>
              </w:rPr>
              <w:t xml:space="preserve">באנגלית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9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3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49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בעברית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רווחים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וסימנים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9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8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49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יתבצע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</w:t>
            </w:r>
            <w:hyperlink r:id="rId130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הנחיית</w:t>
              </w:r>
            </w:hyperlink>
            <w:hyperlink r:id="rId13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32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המנהל</w:t>
              </w:r>
            </w:hyperlink>
            <w:hyperlink r:id="rId133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34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ד</w:t>
              </w:r>
            </w:hyperlink>
            <w:hyperlink r:id="rId135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1 "</w:t>
              </w:r>
            </w:hyperlink>
            <w:hyperlink r:id="rId136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סיווג</w:t>
              </w:r>
            </w:hyperlink>
            <w:hyperlink r:id="rId137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1 </w:t>
              </w:r>
            </w:hyperlink>
            <w:hyperlink r:id="rId138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לנקודות</w:t>
              </w:r>
            </w:hyperlink>
            <w:hyperlink r:id="rId13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40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גבול</w:t>
              </w:r>
            </w:hyperlink>
            <w:hyperlink r:id="rId14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42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ממפות</w:t>
              </w:r>
            </w:hyperlink>
            <w:hyperlink r:id="rId143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44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קדסטר</w:t>
              </w:r>
            </w:hyperlink>
            <w:hyperlink r:id="rId145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46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מאושרות</w:t>
              </w:r>
            </w:hyperlink>
            <w:hyperlink r:id="rId147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48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או</w:t>
              </w:r>
            </w:hyperlink>
            <w:hyperlink r:id="rId14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50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רשומות</w:t>
              </w:r>
            </w:hyperlink>
            <w:hyperlink r:id="rId15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", </w:t>
              </w:r>
            </w:hyperlink>
            <w:hyperlink r:id="rId152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בהתאם</w:t>
              </w:r>
            </w:hyperlink>
            <w:hyperlink r:id="rId153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54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להנחיית</w:t>
              </w:r>
            </w:hyperlink>
            <w:hyperlink r:id="rId155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56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המנהל</w:t>
              </w:r>
            </w:hyperlink>
            <w:hyperlink r:id="rId157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r:id="rId158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ד</w:t>
              </w:r>
            </w:hyperlink>
            <w:hyperlink r:id="rId15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6 "</w:t>
              </w:r>
            </w:hyperlink>
            <w:hyperlink r:id="rId160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שחזור</w:t>
              </w:r>
            </w:hyperlink>
            <w:hyperlink r:id="rId161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8 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להנחיית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המנהל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20 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9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E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TOPO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9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טופוגרפי</w:t>
            </w:r>
          </w:p>
          <w:p w:rsidR="00000000" w:rsidDel="00000000" w:rsidP="00000000" w:rsidRDefault="00000000" w:rsidRPr="00000000" w14:paraId="000034A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4A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האלמנט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הטופוגרפי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לאומי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A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4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4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ממוקמת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בניין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שפה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A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9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</w:p>
          <w:p w:rsidR="00000000" w:rsidDel="00000000" w:rsidP="00000000" w:rsidRDefault="00000000" w:rsidRPr="00000000" w14:paraId="000034A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האופן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נקבעה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לטבלה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1"/>
                </w:rPr>
                <w:t xml:space="preserve"> 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source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 </w:t>
              </w:r>
            </w:hyperlink>
            <w:hyperlink w:anchor="_heading=h.tw90b8ir9vw9">
              <w:r w:rsidDel="00000000" w:rsidR="00000000" w:rsidRPr="00000000">
                <w:rPr>
                  <w:rFonts w:ascii="David" w:cs="David" w:eastAsia="David" w:hAnsi="David"/>
                  <w:sz w:val="22"/>
                  <w:szCs w:val="22"/>
                  <w:rtl w:val="0"/>
                </w:rPr>
                <w:t xml:space="preserve">code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A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AF">
            <w:pPr>
              <w:spacing w:line="276" w:lineRule="auto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B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B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34B3">
      <w:pPr>
        <w:spacing w:line="276" w:lineRule="auto"/>
        <w:jc w:val="right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4">
      <w:pPr>
        <w:spacing w:line="276" w:lineRule="auto"/>
        <w:rPr>
          <w:rFonts w:ascii="David" w:cs="David" w:eastAsia="David" w:hAnsi="Davi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bidiVisual w:val="1"/>
        <w:tblW w:w="915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671"/>
        <w:gridCol w:w="2835"/>
        <w:gridCol w:w="556"/>
        <w:gridCol w:w="2442"/>
        <w:gridCol w:w="82"/>
        <w:tblGridChange w:id="0">
          <w:tblGrid>
            <w:gridCol w:w="567"/>
            <w:gridCol w:w="2671"/>
            <w:gridCol w:w="2835"/>
            <w:gridCol w:w="556"/>
            <w:gridCol w:w="2442"/>
            <w:gridCol w:w="8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34B5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jyvlp8ftzzxc" w:id="31"/>
            <w:bookmarkEnd w:id="31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B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B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B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C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1703.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C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C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1703_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C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החשובה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לצרכי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Solid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שנמצאת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1718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1703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במרחבו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C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להבדיל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הוגדר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D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4D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4D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4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D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D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DF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4E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E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PARCEL_NAME_3D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E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</w:p>
          <w:p w:rsidR="00000000" w:rsidDel="00000000" w:rsidP="00000000" w:rsidRDefault="00000000" w:rsidRPr="00000000" w14:paraId="000034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  <w:p w:rsidR="00000000" w:rsidDel="00000000" w:rsidP="00000000" w:rsidRDefault="00000000" w:rsidRPr="00000000" w14:paraId="000034E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4E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4E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E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יתקבלו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E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E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4E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F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F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F3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GUSH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</w:p>
          <w:p w:rsidR="00000000" w:rsidDel="00000000" w:rsidP="00000000" w:rsidRDefault="00000000" w:rsidRPr="00000000" w14:paraId="000034F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4F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F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F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F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4F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4F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4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CROSS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מתבטלת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בסימון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מבוטלת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0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PARCEL_SOURCE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ארעית</w:t>
            </w:r>
          </w:p>
          <w:p w:rsidR="00000000" w:rsidDel="00000000" w:rsidP="00000000" w:rsidRDefault="00000000" w:rsidRPr="00000000" w14:paraId="0000350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המשמשת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שיצרה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0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PARCEL_PREVIOUS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0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5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1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1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מהן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נוצרה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1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1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1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1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1A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GUSH_PREVIOUS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קודם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1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פעולת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1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PARCEL_STATUS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</w:p>
        </w:tc>
      </w:tr>
      <w:tr>
        <w:trPr>
          <w:cantSplit w:val="0"/>
          <w:trHeight w:val="46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2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rHeight w:val="46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2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חדשה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3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3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VOLUME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3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  <w:p w:rsidR="00000000" w:rsidDel="00000000" w:rsidP="00000000" w:rsidRDefault="00000000" w:rsidRPr="00000000" w14:paraId="0000353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3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35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מעוקב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3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3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</w:tbl>
    <w:p w:rsidR="00000000" w:rsidDel="00000000" w:rsidP="00000000" w:rsidRDefault="00000000" w:rsidRPr="00000000" w14:paraId="0000353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8"/>
        <w:bidiVisual w:val="1"/>
        <w:tblW w:w="9153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2671"/>
        <w:gridCol w:w="2835"/>
        <w:gridCol w:w="556"/>
        <w:gridCol w:w="2524"/>
        <w:tblGridChange w:id="0">
          <w:tblGrid>
            <w:gridCol w:w="567"/>
            <w:gridCol w:w="2671"/>
            <w:gridCol w:w="2835"/>
            <w:gridCol w:w="556"/>
            <w:gridCol w:w="2524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54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541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542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4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4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HORIZONTAL_AREA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4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  <w:p w:rsidR="00000000" w:rsidDel="00000000" w:rsidP="00000000" w:rsidRDefault="00000000" w:rsidRPr="00000000" w14:paraId="0000354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354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4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4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4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UPPER_LEVEL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  <w:p w:rsidR="00000000" w:rsidDel="00000000" w:rsidP="00000000" w:rsidRDefault="00000000" w:rsidRPr="00000000" w14:paraId="0000355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5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5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5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LOWER_LEVEL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  <w:p w:rsidR="00000000" w:rsidDel="00000000" w:rsidP="00000000" w:rsidRDefault="00000000" w:rsidRPr="00000000" w14:paraId="0000355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5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6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6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TABA_PLAN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6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TABA_MIGRASH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מגרש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6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מגרש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3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6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TABA_YEUD_DESC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</w:p>
          <w:p w:rsidR="00000000" w:rsidDel="00000000" w:rsidP="00000000" w:rsidRDefault="00000000" w:rsidRPr="00000000" w14:paraId="0000357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3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7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  <w:p w:rsidR="00000000" w:rsidDel="00000000" w:rsidP="00000000" w:rsidRDefault="00000000" w:rsidRPr="00000000" w14:paraId="0000357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7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</w:p>
          <w:p w:rsidR="00000000" w:rsidDel="00000000" w:rsidP="00000000" w:rsidRDefault="00000000" w:rsidRPr="00000000" w14:paraId="0000357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7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להסברים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פרופורציונאלית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3581">
      <w:pPr>
        <w:spacing w:line="276" w:lineRule="auto"/>
        <w:rPr>
          <w:rFonts w:ascii="David" w:cs="David" w:eastAsia="David" w:hAnsi="Davi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9"/>
        <w:bidiVisual w:val="1"/>
        <w:tblW w:w="907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5"/>
        <w:gridCol w:w="2271"/>
        <w:gridCol w:w="2833"/>
        <w:gridCol w:w="567"/>
        <w:gridCol w:w="2834"/>
        <w:tblGridChange w:id="0">
          <w:tblGrid>
            <w:gridCol w:w="565"/>
            <w:gridCol w:w="2271"/>
            <w:gridCol w:w="2833"/>
            <w:gridCol w:w="567"/>
            <w:gridCol w:w="2834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3582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k5ykmvft5rs" w:id="32"/>
            <w:bookmarkEnd w:id="32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הגריעה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58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58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58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58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59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59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יופיעו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1704.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59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59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הרגיעה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Solid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שנמצאת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1719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1704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הממוקם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תוכו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59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59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להבהיר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מאיזה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נלקחה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5A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5A1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A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5A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5A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5A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A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A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SUBSTRACTION _NAME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A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  <w:p w:rsidR="00000000" w:rsidDel="00000000" w:rsidP="00000000" w:rsidRDefault="00000000" w:rsidRPr="00000000" w14:paraId="000035A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A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A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יתקבלו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B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5B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B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לגריעות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B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6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PARCEL_NAME_3D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  <w:p w:rsidR="00000000" w:rsidDel="00000000" w:rsidP="00000000" w:rsidRDefault="00000000" w:rsidRPr="00000000" w14:paraId="000035B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B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יתקבלו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B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B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B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C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1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PARCEL_NAME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שממנה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נלקחה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  <w:p w:rsidR="00000000" w:rsidDel="00000000" w:rsidP="00000000" w:rsidRDefault="00000000" w:rsidRPr="00000000" w14:paraId="000035C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C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יתקבלו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חוקיים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C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7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C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בסוגריים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מרובעות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C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VOLUME</w:t>
            </w:r>
          </w:p>
          <w:p w:rsidR="00000000" w:rsidDel="00000000" w:rsidP="00000000" w:rsidRDefault="00000000" w:rsidRPr="00000000" w14:paraId="000035CD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_ SUBSTRACTION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C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  <w:p w:rsidR="00000000" w:rsidDel="00000000" w:rsidP="00000000" w:rsidRDefault="00000000" w:rsidRPr="00000000" w14:paraId="000035C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מעוקב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מתואם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D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HORIZONTAL _AREA</w:t>
            </w:r>
          </w:p>
          <w:p w:rsidR="00000000" w:rsidDel="00000000" w:rsidP="00000000" w:rsidRDefault="00000000" w:rsidRPr="00000000" w14:paraId="000035D9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_ SUBSTRACTION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  <w:p w:rsidR="00000000" w:rsidDel="00000000" w:rsidP="00000000" w:rsidRDefault="00000000" w:rsidRPr="00000000" w14:paraId="000035D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מתואם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4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UPPER_LEVEL_</w:t>
            </w:r>
          </w:p>
          <w:p w:rsidR="00000000" w:rsidDel="00000000" w:rsidP="00000000" w:rsidRDefault="00000000" w:rsidRPr="00000000" w14:paraId="000035E5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SUBSTRACTION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  <w:p w:rsidR="00000000" w:rsidDel="00000000" w:rsidP="00000000" w:rsidRDefault="00000000" w:rsidRPr="00000000" w14:paraId="000035E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E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E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E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E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E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0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LOWER_LEVEL_ SUBSTRACTION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</w:p>
          <w:p w:rsidR="00000000" w:rsidDel="00000000" w:rsidP="00000000" w:rsidRDefault="00000000" w:rsidRPr="00000000" w14:paraId="000035F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5F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F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5F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5F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B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RELATIVE</w:t>
            </w:r>
          </w:p>
          <w:p w:rsidR="00000000" w:rsidDel="00000000" w:rsidP="00000000" w:rsidRDefault="00000000" w:rsidRPr="00000000" w14:paraId="000035FC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_POSITION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5F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מיקום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בקרקע</w:t>
            </w:r>
          </w:p>
          <w:p w:rsidR="00000000" w:rsidDel="00000000" w:rsidP="00000000" w:rsidRDefault="00000000" w:rsidRPr="00000000" w14:paraId="000035F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  <w:p w:rsidR="00000000" w:rsidDel="00000000" w:rsidP="00000000" w:rsidRDefault="00000000" w:rsidRPr="00000000" w14:paraId="000035F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0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60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60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60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מתחת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60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60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60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60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6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1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ומתחת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61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12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1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חופשית</w:t>
            </w:r>
          </w:p>
          <w:p w:rsidR="00000000" w:rsidDel="00000000" w:rsidP="00000000" w:rsidRDefault="00000000" w:rsidRPr="00000000" w14:paraId="000036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1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בטקסט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חופשי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להסברים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וכיו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61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18">
            <w:pPr>
              <w:bidi w:val="1"/>
              <w:spacing w:line="276" w:lineRule="auto"/>
              <w:jc w:val="right"/>
              <w:rPr>
                <w:rFonts w:ascii="David" w:cs="David" w:eastAsia="David" w:hAnsi="Davi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2"/>
                <w:szCs w:val="22"/>
                <w:rtl w:val="0"/>
              </w:rPr>
              <w:t xml:space="preserve">LEGAL_AREA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19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קרקעית</w:t>
            </w:r>
          </w:p>
          <w:p w:rsidR="00000000" w:rsidDel="00000000" w:rsidP="00000000" w:rsidRDefault="00000000" w:rsidRPr="00000000" w14:paraId="0000361A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הרשום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שנימצא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בנתוני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הביסוס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61D">
      <w:pPr>
        <w:spacing w:line="276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tbl>
      <w:tblPr>
        <w:tblStyle w:val="Table50"/>
        <w:bidiVisual w:val="1"/>
        <w:tblW w:w="9071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1134"/>
        <w:gridCol w:w="2835"/>
        <w:gridCol w:w="1701"/>
        <w:gridCol w:w="1417"/>
        <w:gridCol w:w="1417"/>
        <w:tblGridChange w:id="0">
          <w:tblGrid>
            <w:gridCol w:w="567"/>
            <w:gridCol w:w="1134"/>
            <w:gridCol w:w="2835"/>
            <w:gridCol w:w="1701"/>
            <w:gridCol w:w="1417"/>
            <w:gridCol w:w="1417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361E">
            <w:pPr>
              <w:pStyle w:val="Heading1"/>
              <w:bidi w:val="1"/>
              <w:ind w:left="360" w:hanging="360"/>
              <w:rPr/>
            </w:pPr>
            <w:bookmarkStart w:colFirst="0" w:colLast="0" w:name="_heading=h.4a4rr0ilrgw3" w:id="33"/>
            <w:bookmarkEnd w:id="33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כז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שכבות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ממדיות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362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62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62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קווית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6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3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38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3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3A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השכבה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3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הבלוק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3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3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מטרה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3F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Line</w:t>
            </w:r>
          </w:p>
          <w:p w:rsidR="00000000" w:rsidDel="00000000" w:rsidP="00000000" w:rsidRDefault="00000000" w:rsidRPr="00000000" w14:paraId="0000364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Polyline</w:t>
            </w:r>
          </w:p>
          <w:p w:rsidR="00000000" w:rsidDel="00000000" w:rsidP="00000000" w:rsidRDefault="00000000" w:rsidRPr="00000000" w14:paraId="0000364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3D polyline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64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64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64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648">
            <w:pPr>
              <w:bidi w:val="1"/>
              <w:spacing w:line="276" w:lineRule="auto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64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6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64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גריעה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65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65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65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654">
            <w:pPr>
              <w:bidi w:val="1"/>
              <w:spacing w:line="276" w:lineRule="auto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6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56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מידע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58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5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i w:val="1"/>
                <w:i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גיאומטריה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5A">
            <w:pPr>
              <w:bidi w:val="1"/>
              <w:spacing w:line="276" w:lineRule="auto"/>
              <w:rPr>
                <w:rFonts w:ascii="David" w:cs="David" w:eastAsia="David" w:hAnsi="David"/>
                <w:i w:val="1"/>
                <w:i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הבלוק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5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משטחים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65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6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surface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Mesh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Solid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1"/>
              </w:rPr>
              <w:t xml:space="preserve">ועוד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61">
            <w:pPr>
              <w:bidi w:val="1"/>
              <w:spacing w:line="276" w:lineRule="auto"/>
              <w:rPr>
                <w:rFonts w:ascii="David" w:cs="David" w:eastAsia="David" w:hAnsi="Davi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24"/>
                <w:szCs w:val="24"/>
                <w:rtl w:val="0"/>
              </w:rPr>
              <w:t xml:space="preserve">C1723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6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6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הנחיה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6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</w:rPr>
              <w:drawing>
                <wp:inline distB="0" distT="0" distL="0" distR="0">
                  <wp:extent cx="1386205" cy="1081405"/>
                  <wp:effectExtent b="0" l="0" r="0" t="0"/>
                  <wp:docPr descr="C1723" id="271" name="image25.png"/>
                  <a:graphic>
                    <a:graphicData uri="http://schemas.openxmlformats.org/drawingml/2006/picture">
                      <pic:pic>
                        <pic:nvPicPr>
                          <pic:cNvPr descr="C1723" id="0" name="image25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1081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66F">
      <w:pPr>
        <w:bidi w:val="1"/>
        <w:spacing w:line="276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0">
      <w:pPr>
        <w:bidi w:val="1"/>
        <w:spacing w:line="276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1">
      <w:pPr>
        <w:bidi w:val="1"/>
        <w:spacing w:line="276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2">
      <w:pPr>
        <w:bidi w:val="1"/>
        <w:spacing w:line="276" w:lineRule="auto"/>
        <w:rPr>
          <w:rFonts w:ascii="David" w:cs="David" w:eastAsia="David" w:hAnsi="Davi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1"/>
        <w:bidiVisual w:val="1"/>
        <w:tblW w:w="90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818"/>
        <w:gridCol w:w="415"/>
        <w:gridCol w:w="1245"/>
        <w:gridCol w:w="1603"/>
        <w:gridCol w:w="1125"/>
        <w:gridCol w:w="544"/>
        <w:gridCol w:w="1381"/>
        <w:gridCol w:w="1375"/>
        <w:tblGridChange w:id="0">
          <w:tblGrid>
            <w:gridCol w:w="567"/>
            <w:gridCol w:w="818"/>
            <w:gridCol w:w="415"/>
            <w:gridCol w:w="1245"/>
            <w:gridCol w:w="1603"/>
            <w:gridCol w:w="1125"/>
            <w:gridCol w:w="544"/>
            <w:gridCol w:w="1381"/>
            <w:gridCol w:w="1375"/>
          </w:tblGrid>
        </w:tblGridChange>
      </w:tblGrid>
      <w:tr>
        <w:trPr>
          <w:cantSplit w:val="0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3673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dub0088vgfov" w:id="34"/>
            <w:bookmarkEnd w:id="34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תכנית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רישום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36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36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1740".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1740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368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36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1741".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1741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36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36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1742".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1742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36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36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1743".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1743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36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36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36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36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36B2">
            <w:pPr>
              <w:bidi w:val="1"/>
              <w:spacing w:line="276" w:lineRule="auto"/>
              <w:rPr>
                <w:rFonts w:ascii="David" w:cs="David" w:eastAsia="David" w:hAnsi="Davi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B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שכבת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מידע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B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תיאור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C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C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השכבה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6C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הבלוק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C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C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C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CB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CC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C1740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C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2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C1741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סידורי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B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D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D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E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להוראות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תקנות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המדידות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ומיפוי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התקפות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E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E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E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C1743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E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ממחיש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פריסת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6F1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6F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</w:rPr>
              <w:drawing>
                <wp:inline distB="0" distT="0" distL="0" distR="0">
                  <wp:extent cx="1929130" cy="1219200"/>
                  <wp:effectExtent b="0" l="0" r="0" t="0"/>
                  <wp:docPr descr="1234" id="272" name="image55.png"/>
                  <a:graphic>
                    <a:graphicData uri="http://schemas.openxmlformats.org/drawingml/2006/picture">
                      <pic:pic>
                        <pic:nvPicPr>
                          <pic:cNvPr descr="1234" id="0" name="image55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13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36FA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7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37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1740)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7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37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71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719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71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1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1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2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מחוז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2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2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2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COUNTRY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2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2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3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3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3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ישוב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3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3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3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GUSH_NUM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3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374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סיומת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לגושי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100200/1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4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4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נכנסות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4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בתנאי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4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PARCELS_3D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5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נכנסות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5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בתנאי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5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ORDERER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5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מזמין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העבודה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5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5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SCALE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6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המידה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6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6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6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GRID_NAME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6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הבקרה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6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376E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ITM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76F">
            <w:pPr>
              <w:tabs>
                <w:tab w:val="left" w:leader="none" w:pos="0"/>
                <w:tab w:val="left" w:leader="none" w:pos="1133"/>
                <w:tab w:val="left" w:leader="none" w:pos="1700"/>
                <w:tab w:val="left" w:leader="none" w:pos="2266"/>
                <w:tab w:val="left" w:leader="none" w:pos="2832"/>
                <w:tab w:val="left" w:leader="none" w:pos="3399"/>
                <w:tab w:val="left" w:leader="none" w:pos="3965"/>
                <w:tab w:val="left" w:leader="none" w:pos="4532"/>
                <w:tab w:val="left" w:leader="none" w:pos="5098"/>
                <w:tab w:val="left" w:leader="none" w:pos="5664"/>
                <w:tab w:val="left" w:leader="none" w:pos="6231"/>
                <w:tab w:val="left" w:leader="none" w:pos="6797"/>
                <w:tab w:val="left" w:leader="none" w:pos="7364"/>
                <w:tab w:val="left" w:leader="none" w:pos="7930"/>
                <w:tab w:val="left" w:leader="none" w:pos="8496"/>
              </w:tabs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05 -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2005.</w:t>
            </w:r>
          </w:p>
          <w:p w:rsidR="00000000" w:rsidDel="00000000" w:rsidP="00000000" w:rsidRDefault="00000000" w:rsidRPr="00000000" w14:paraId="0000377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IG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12 -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2012.</w:t>
            </w:r>
          </w:p>
          <w:p w:rsidR="00000000" w:rsidDel="00000000" w:rsidP="00000000" w:rsidRDefault="00000000" w:rsidRPr="00000000" w14:paraId="0000377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*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חובה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7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7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SETTLEMENT_CODE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7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ישוב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7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7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REGISTER_STATUS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8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8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מוסדר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8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8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GENERAL_COMMENT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8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כלליות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8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37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379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1741)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37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7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7A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7A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7A7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A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TITLE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A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הערות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B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B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B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B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B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B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C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C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C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C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C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C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C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D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D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D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D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D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E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E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E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E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E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E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F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F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F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7F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7F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7F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0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0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0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0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0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1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1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1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1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LINE12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1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1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820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23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82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28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3829">
            <w:pPr>
              <w:bidi w:val="1"/>
              <w:rPr>
                <w:rFonts w:ascii="David" w:cs="David" w:eastAsia="David" w:hAnsi="David"/>
                <w:b w:val="1"/>
                <w:bCs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1742)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31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832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3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83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83E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84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4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4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PROCESS_NAME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4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אליפסה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4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יוגש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NNNN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4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5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סידורי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5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סידורי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במשרדו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5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856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59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8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5E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385F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1743)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6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868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7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87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87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87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7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7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7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רישיון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7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8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8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SURVEYOR_NAME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8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המודד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8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8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PLACE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8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המיקום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9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9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9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SURVEY_DATE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9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מדידת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9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יוגש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9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FINISH_DATE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A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A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יוגש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DD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MM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YYYY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A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TABA_PLAN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A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מתבססת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8A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8A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B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VER_ACCURACY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B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דרגת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המיפוי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אנכי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B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8B9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38BC">
            <w:pPr>
              <w:bidi w:val="1"/>
              <w:spacing w:line="276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8B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8C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2"/>
        <w:bidiVisual w:val="1"/>
        <w:tblW w:w="90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654"/>
        <w:gridCol w:w="7859"/>
        <w:tblGridChange w:id="0">
          <w:tblGrid>
            <w:gridCol w:w="560"/>
            <w:gridCol w:w="654"/>
            <w:gridCol w:w="785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38C3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f8iycfyu1n30" w:id="35"/>
            <w:bookmarkEnd w:id="35"/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כט</w:t>
            </w:r>
            <w:r w:rsidDel="00000000" w:rsidR="00000000" w:rsidRPr="00000000">
              <w:rPr>
                <w:rtl w:val="1"/>
              </w:rPr>
              <w:t xml:space="preserve">' –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C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C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C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מייצגים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נפחי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והעברה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C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C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הנפחים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והחלוק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כשרשור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D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38D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כזו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מתוארת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D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38D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וחלקת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D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הנפחים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והעברת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כרשימת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D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D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הנפחים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בפעולות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כרשימת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D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D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הנפחים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ייעודיים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להלן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38E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1744_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E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38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1745_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E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38E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1746_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E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38E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1747_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E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38E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לפעולת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1748_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1748.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E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להקפיד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בטבלאות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המתאים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בבלוקים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וגריעות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תגרור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למודד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F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F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ימוקמו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38F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8F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3"/>
        <w:bidiVisual w:val="1"/>
        <w:tblW w:w="90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2455"/>
        <w:gridCol w:w="2737"/>
        <w:gridCol w:w="564"/>
        <w:gridCol w:w="2757"/>
        <w:tblGridChange w:id="0">
          <w:tblGrid>
            <w:gridCol w:w="560"/>
            <w:gridCol w:w="2455"/>
            <w:gridCol w:w="2737"/>
            <w:gridCol w:w="564"/>
            <w:gridCol w:w="27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F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8F8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1744_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8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8FD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0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0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0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0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0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TEMP_NAME_3D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0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0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FINAL_NAME_3D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0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VOLUME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1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מעוקב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1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HORIZONTAL_AREA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1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1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2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2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UPPER_LEVEL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2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2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2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LOWER_LEVEL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3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3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3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TABA_YEUD_DESC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3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4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4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4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45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לבדוק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למחוק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משמעות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4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4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4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4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9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94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94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94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9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95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1744_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9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95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5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5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6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6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6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6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9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96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96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96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96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4"/>
        <w:bidiVisual w:val="1"/>
        <w:tblW w:w="91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2455"/>
        <w:gridCol w:w="2737"/>
        <w:gridCol w:w="564"/>
        <w:gridCol w:w="2757"/>
        <w:gridCol w:w="30"/>
        <w:tblGridChange w:id="0">
          <w:tblGrid>
            <w:gridCol w:w="560"/>
            <w:gridCol w:w="2455"/>
            <w:gridCol w:w="2737"/>
            <w:gridCol w:w="564"/>
            <w:gridCol w:w="2757"/>
            <w:gridCol w:w="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96B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96C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1745_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970">
            <w:pPr>
              <w:bidi w:val="1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971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7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7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7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97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7A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7B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TEMP_NAME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7C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שממנה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נלקחה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7D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7F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0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FINAL_NAME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1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שממנה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נלקחה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84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5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LEGAL_AREA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6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רשום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קרקעית</w:t>
            </w:r>
          </w:p>
          <w:p w:rsidR="00000000" w:rsidDel="00000000" w:rsidP="00000000" w:rsidRDefault="00000000" w:rsidRPr="00000000" w14:paraId="00003987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8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הרשום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שנימצא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בנתוני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הביסוס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8A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B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TEMP_NAME _SUBSTRACTION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C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8D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8F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0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FINAL_NAME _ SUBSTRACTION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1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סופי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94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5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VOLUME_ SUBSTRACTION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6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97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8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הנפח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אלף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מעוקב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מתואם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9A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9D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9E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A0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A1">
            <w:pPr>
              <w:bidi w:val="1"/>
              <w:jc w:val="righ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HORIZONTAL_AREA_</w:t>
            </w:r>
          </w:p>
          <w:p w:rsidR="00000000" w:rsidDel="00000000" w:rsidP="00000000" w:rsidRDefault="00000000" w:rsidRPr="00000000" w14:paraId="000039A2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SUBSTRACTION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A3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A4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A5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מתואם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A7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AA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AB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AD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AE">
            <w:pPr>
              <w:bidi w:val="1"/>
              <w:jc w:val="righ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UPPER_LEVEL_</w:t>
            </w:r>
          </w:p>
          <w:p w:rsidR="00000000" w:rsidDel="00000000" w:rsidP="00000000" w:rsidRDefault="00000000" w:rsidRPr="00000000" w14:paraId="000039AF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SUBSTRACTION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0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B1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2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B4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B7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8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BA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B">
            <w:pPr>
              <w:bidi w:val="1"/>
              <w:jc w:val="righ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LOWER_LEVEL_</w:t>
            </w:r>
          </w:p>
          <w:p w:rsidR="00000000" w:rsidDel="00000000" w:rsidP="00000000" w:rsidRDefault="00000000" w:rsidRPr="00000000" w14:paraId="000039BC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SUBSTRACTION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D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9BE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BF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תחתונה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C1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C4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C5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C7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C8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RELATIVE_POSITION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C9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מיקום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בקרקע</w:t>
            </w:r>
          </w:p>
          <w:p w:rsidR="00000000" w:rsidDel="00000000" w:rsidP="00000000" w:rsidRDefault="00000000" w:rsidRPr="00000000" w14:paraId="000039CA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CB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CE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9D1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D2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מתחת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D4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39D7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D8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מעל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DA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9DD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]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DE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ומתחת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E0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1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TEMP_NAME_3D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2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3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E6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7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FINAL_NAME_3D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8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שייכת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גריעה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EC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D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E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EF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F2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F3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F4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F5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9F8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F9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SUMMARIZE_ROW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FA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39FB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9FC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תופיע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שורות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רגילות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שייכות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תכלול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סכום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נפחי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וסכום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שטחי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השייכות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סכום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נפחי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ושטחי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שווה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לנפח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ושטח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שייכות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מותרים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39FD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39FE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מסכמת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01">
            <w:pPr>
              <w:bidi w:val="1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02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03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04">
            <w:pPr>
              <w:bidi w:val="1"/>
              <w:jc w:val="both"/>
              <w:rPr>
                <w:rFonts w:ascii="David" w:cs="David" w:eastAsia="David" w:hAnsi="David"/>
                <w:sz w:val="21"/>
                <w:szCs w:val="21"/>
              </w:rPr>
            </w:pP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מתואם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התאמה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סכום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נפחי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לנפח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1"/>
                <w:szCs w:val="21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0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0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0A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0B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A0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5"/>
        <w:bidiVisual w:val="1"/>
        <w:tblW w:w="91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2455"/>
        <w:gridCol w:w="2737"/>
        <w:gridCol w:w="564"/>
        <w:gridCol w:w="2787"/>
        <w:tblGridChange w:id="0">
          <w:tblGrid>
            <w:gridCol w:w="560"/>
            <w:gridCol w:w="2455"/>
            <w:gridCol w:w="2737"/>
            <w:gridCol w:w="564"/>
            <w:gridCol w:w="27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A0F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גריעות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1745_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1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A1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1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1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1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1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1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1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2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2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A23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1746_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2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A2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2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2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2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2F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3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TEMP_NAME_3D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3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FINAL_NAME_3D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3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VOLUME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3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מעוקב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4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4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HORIZONTAL_AREA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4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4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4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UPPER_LEVEL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5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5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LOWER_LEVEL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5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6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TABA_YEUD_DESC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6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6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6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7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7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7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7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7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7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7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SUMMARIZE_ROW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7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7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3A7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7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7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7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8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81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A8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bidiVisual w:val="1"/>
        <w:tblW w:w="91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2455"/>
        <w:gridCol w:w="2737"/>
        <w:gridCol w:w="564"/>
        <w:gridCol w:w="2787"/>
        <w:tblGridChange w:id="0">
          <w:tblGrid>
            <w:gridCol w:w="560"/>
            <w:gridCol w:w="2455"/>
            <w:gridCol w:w="2737"/>
            <w:gridCol w:w="564"/>
            <w:gridCol w:w="27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8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A84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1746_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A8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8E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8F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90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9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93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94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95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9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9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9A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9B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9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A9D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1747_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AA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A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A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AA9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A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TEMP_NAME_3D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A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A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FINAL_NAME_3D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VOLUME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AB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מעוקב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AB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B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B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HORIZONTAL_AREA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AC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דונם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פוליגון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היטל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אופקי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C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AC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UPPER_LEVEL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AC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C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AD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D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LOWER_LEVEL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רום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AD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7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גובה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תחתונה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D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AD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הנקודה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עשרונית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TABA_YEUD_DESC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D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יעוד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E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מקרקעין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לתכנית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תכנונית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חלוקת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שבהתאם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הוכנה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התמ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E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E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AF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F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SUMMARIZE_ROW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F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AF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0=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רגילה</w:t>
            </w:r>
          </w:p>
          <w:p w:rsidR="00000000" w:rsidDel="00000000" w:rsidP="00000000" w:rsidRDefault="00000000" w:rsidRPr="00000000" w14:paraId="00003AF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1=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מסכמת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F7">
            <w:pPr>
              <w:bidi w:val="1"/>
              <w:spacing w:line="276" w:lineRule="auto"/>
              <w:rPr>
                <w:rFonts w:ascii="David" w:cs="David" w:eastAsia="David" w:hAnsi="Davi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F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F9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FA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AF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A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AFD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1747_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01">
            <w:pPr>
              <w:bidi w:val="1"/>
              <w:spacing w:line="276" w:lineRule="auto"/>
              <w:rPr>
                <w:rFonts w:ascii="David" w:cs="David" w:eastAsia="David" w:hAnsi="Davi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B02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07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08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0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0D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0E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B11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1748_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1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B16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1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1B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1C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1D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1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TEMP_NAME_3D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2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FINAL_NAME_3D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2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VOLUME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3B2C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הנפח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ביחידות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אלף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מעוקב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שחושב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מגיאומטריית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פוליאדר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2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3B31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[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]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לעגל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נקודה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3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TO_GUSH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הגוש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המקבל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6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3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TO_TEMP_NAME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מקבלת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B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למלא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3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TO_ FINAL 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3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קרקעית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מקבלת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0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4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TO_TEMP_NAME_3D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ארעי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5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4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8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TO_FINAL_NAME_3D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9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ממדית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A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4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D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ROW_NUM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E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4F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לבדוק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למחוק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השדה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משמעות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לסדר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יצירת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חדשות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5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52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53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54">
            <w:pPr>
              <w:bidi w:val="1"/>
              <w:spacing w:line="276" w:lineRule="auto"/>
              <w:rPr>
                <w:rFonts w:ascii="David" w:cs="David" w:eastAsia="David" w:hAnsi="Davi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5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57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58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59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5A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5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3B5C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חלקות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ממדיות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1748_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ותיאורם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6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3B61">
            <w:pPr>
              <w:bidi w:val="1"/>
              <w:spacing w:line="276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6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66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67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תאור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68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הנחיות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6"/>
                <w:szCs w:val="26"/>
                <w:rtl w:val="1"/>
              </w:rPr>
              <w:t xml:space="preserve">והערות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6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6B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0"/>
              </w:rPr>
              <w:t xml:space="preserve">TBL_NUM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6C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6D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6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7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71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72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B73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B7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7"/>
        <w:bidiVisual w:val="1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0"/>
        <w:gridCol w:w="1134"/>
        <w:gridCol w:w="2833"/>
        <w:gridCol w:w="567"/>
        <w:gridCol w:w="1133"/>
        <w:gridCol w:w="2835"/>
        <w:tblGridChange w:id="0">
          <w:tblGrid>
            <w:gridCol w:w="560"/>
            <w:gridCol w:w="1134"/>
            <w:gridCol w:w="2833"/>
            <w:gridCol w:w="567"/>
            <w:gridCol w:w="1133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7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B7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mark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7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B7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8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8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8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85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86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8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ידוע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צבע</w:t>
            </w:r>
          </w:p>
        </w:tc>
      </w:tr>
      <w:tr>
        <w:trPr>
          <w:cantSplit w:val="0"/>
          <w:trHeight w:val="256.5527343750000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8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8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ברזל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זוויות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זווית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צלובה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9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ברזל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זווית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שסועה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9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עוגן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9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בולט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בורג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9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מסמרת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חקיק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A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מסמרת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ברזל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פטריה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A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מסמרת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נחושת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A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סומן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B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אבנים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ברזל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עגול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B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יתד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עץ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B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צינור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3BB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C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BC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למאפיין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C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BC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C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D0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D1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2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D3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3BD4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D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ידוע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D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אנליטיים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COGO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D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במשיחה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E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דיגיטציה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מודד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קוטבית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E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דיגיטציה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תצלום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לוויינית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E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E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דיגיטציה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חלקי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תכנון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F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פוטוגרמטריה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ספרתית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7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8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מרחבי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3BF9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A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3BF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הצבעת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הבעלים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BF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C0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C01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02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C03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3C04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C05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3C06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* 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נוצרה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מחיתוך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אנכי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קרקעית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3C0B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0C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0D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0E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0F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10">
            <w:pPr>
              <w:bidi w:val="1"/>
              <w:spacing w:line="276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C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8"/>
        <w:bidiVisual w:val="1"/>
        <w:tblW w:w="9127.0" w:type="dxa"/>
        <w:jc w:val="left"/>
        <w:tblInd w:w="-57.0" w:type="dxa"/>
        <w:tblLayout w:type="fixed"/>
        <w:tblLook w:val="0400"/>
      </w:tblPr>
      <w:tblGrid>
        <w:gridCol w:w="57"/>
        <w:gridCol w:w="7087"/>
        <w:gridCol w:w="1134"/>
        <w:gridCol w:w="793"/>
        <w:gridCol w:w="56"/>
        <w:tblGridChange w:id="0">
          <w:tblGrid>
            <w:gridCol w:w="57"/>
            <w:gridCol w:w="7087"/>
            <w:gridCol w:w="1134"/>
            <w:gridCol w:w="793"/>
            <w:gridCol w:w="56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3C13">
            <w:pPr>
              <w:pStyle w:val="Heading1"/>
              <w:numPr>
                <w:ilvl w:val="0"/>
                <w:numId w:val="2"/>
              </w:numPr>
              <w:bidi w:val="1"/>
              <w:ind w:left="720" w:hanging="360"/>
              <w:rPr/>
            </w:pPr>
            <w:bookmarkStart w:colFirst="0" w:colLast="0" w:name="_heading=h.xzjkd8g4hob3" w:id="36"/>
            <w:bookmarkEnd w:id="36"/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גרסאות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3C17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4dl7dy45qno" w:id="37"/>
            <w:bookmarkEnd w:id="37"/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1.1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1B">
            <w:pPr>
              <w:bidi w:val="1"/>
              <w:spacing w:after="0" w:line="276" w:lineRule="auto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1642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אליפסה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1F">
            <w:pPr>
              <w:bidi w:val="1"/>
              <w:spacing w:after="0" w:line="276" w:lineRule="auto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1643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23">
            <w:pPr>
              <w:bidi w:val="1"/>
              <w:spacing w:after="0" w:line="276" w:lineRule="auto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הורדת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1640.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27">
            <w:pPr>
              <w:bidi w:val="1"/>
              <w:spacing w:after="0" w:line="276" w:lineRule="auto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1644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מלבן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2B">
            <w:pPr>
              <w:bidi w:val="1"/>
              <w:spacing w:line="276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3C2F">
            <w:pPr>
              <w:pStyle w:val="Heading1"/>
              <w:bidi w:val="1"/>
              <w:spacing w:line="240" w:lineRule="auto"/>
              <w:ind w:left="360" w:hanging="360"/>
              <w:rPr/>
            </w:pPr>
            <w:bookmarkStart w:colFirst="0" w:colLast="0" w:name="_heading=h.phhuuovg9l0h" w:id="38"/>
            <w:bookmarkEnd w:id="38"/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1.2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33">
            <w:pPr>
              <w:bidi w:val="1"/>
              <w:spacing w:after="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צבע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לסמן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insertion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point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1603 .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צבע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הסמן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שונה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לצבע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255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בכדי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לאפשר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הסמן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37">
            <w:pPr>
              <w:bidi w:val="1"/>
              <w:spacing w:after="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point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3B">
            <w:pPr>
              <w:bidi w:val="1"/>
              <w:spacing w:after="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CROSS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הכיתוב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LEGAL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התו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"/"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לציון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מבוטל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3F">
            <w:pPr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לטבלאות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DIVIDE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 ;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UNION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 ;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43">
            <w:pPr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ובלוקים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1645;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1646;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1647;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1648;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1649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47">
            <w:pPr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לטבלאות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LR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4B">
            <w:pPr>
              <w:bidi w:val="1"/>
              <w:spacing w:after="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1639 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המודד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4F">
            <w:pPr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לטבלת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בתת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FDB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53">
            <w:pPr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ובלוקים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1630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57">
            <w:pPr>
              <w:bidi w:val="1"/>
              <w:spacing w:after="0" w:line="276" w:lineRule="auto"/>
              <w:rPr>
                <w:rFonts w:ascii="David" w:cs="David" w:eastAsia="David" w:hAnsi="David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3C5B">
            <w:pPr>
              <w:pStyle w:val="Heading1"/>
              <w:bidi w:val="1"/>
              <w:spacing w:line="276" w:lineRule="auto"/>
              <w:ind w:left="360" w:hanging="360"/>
              <w:rPr/>
            </w:pPr>
            <w:bookmarkStart w:colFirst="0" w:colLast="0" w:name="_heading=h.rx2n3boomed8" w:id="39"/>
            <w:bookmarkEnd w:id="39"/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1.3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vAlign w:val="bottom"/>
          </w:tcPr>
          <w:p w:rsidR="00000000" w:rsidDel="00000000" w:rsidP="00000000" w:rsidRDefault="00000000" w:rsidRPr="00000000" w14:paraId="00003C60">
            <w:pPr>
              <w:bidi w:val="1"/>
              <w:spacing w:after="0" w:line="276" w:lineRule="auto"/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שינוי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vAlign w:val="bottom"/>
          </w:tcPr>
          <w:p w:rsidR="00000000" w:rsidDel="00000000" w:rsidP="00000000" w:rsidRDefault="00000000" w:rsidRPr="00000000" w14:paraId="00003C61">
            <w:pPr>
              <w:bidi w:val="1"/>
              <w:spacing w:after="0" w:line="276" w:lineRule="auto"/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סעיף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vAlign w:val="bottom"/>
          </w:tcPr>
          <w:p w:rsidR="00000000" w:rsidDel="00000000" w:rsidP="00000000" w:rsidRDefault="00000000" w:rsidRPr="00000000" w14:paraId="00003C62">
            <w:pPr>
              <w:bidi w:val="1"/>
              <w:spacing w:after="0" w:line="276" w:lineRule="auto"/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דף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65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66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3.6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67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6A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6B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3.7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6C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6F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לתכולת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CAD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0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3.8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1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4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לתיאור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21 -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צינור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5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6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9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לאופן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נדוקות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19 -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הצבעת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A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B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E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להתמרה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בלוק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1612_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7F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0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3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לשכבות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1670,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1671,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1672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4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5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8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9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A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bookmarkStart w:colFirst="0" w:colLast="0" w:name="bookmark=id.a9b15e7m2p7x" w:id="40"/>
          <w:bookmarkEnd w:id="40"/>
          <w:p w:rsidR="00000000" w:rsidDel="00000000" w:rsidP="00000000" w:rsidRDefault="00000000" w:rsidRPr="00000000" w14:paraId="00003C8D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E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8F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bookmarkStart w:colFirst="0" w:colLast="0" w:name="bookmark=id.e1qsc0emvyva" w:id="41"/>
          <w:bookmarkEnd w:id="41"/>
          <w:p w:rsidR="00000000" w:rsidDel="00000000" w:rsidP="00000000" w:rsidRDefault="00000000" w:rsidRPr="00000000" w14:paraId="00003C92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93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94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bookmarkStart w:colFirst="0" w:colLast="0" w:name="bookmark=id.400n6uwh02ca" w:id="42"/>
          <w:bookmarkEnd w:id="42"/>
          <w:p w:rsidR="00000000" w:rsidDel="00000000" w:rsidP="00000000" w:rsidRDefault="00000000" w:rsidRPr="00000000" w14:paraId="00003C97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כלליים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לגוש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בהסדר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98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99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9C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וגבולות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בתצ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9D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טו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9E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1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נלווה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מוסדרים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97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2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3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33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6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תשריט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לביצוע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7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8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B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תכולת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והבלוקים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C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AD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0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ובלוקים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ישויות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בקדסטר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1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2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5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ובלוק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1649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6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7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3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A">
            <w:pPr>
              <w:bidi w:val="1"/>
              <w:spacing w:after="0" w:line="276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הסרת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שכבה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ובלוקים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לנתונים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4"/>
                <w:szCs w:val="24"/>
                <w:rtl w:val="0"/>
              </w:rPr>
              <w:t xml:space="preserve">1630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B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3CBC">
            <w:pPr>
              <w:spacing w:after="0" w:line="276" w:lineRule="auto"/>
              <w:jc w:val="right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CB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164" w:type="default"/>
      <w:footerReference r:id="rId165" w:type="default"/>
      <w:pgSz w:h="16838" w:w="11906" w:orient="portrait"/>
      <w:pgMar w:bottom="1134" w:top="1134" w:left="1418" w:right="1418" w:header="113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Times New Roman"/>
  <w:font w:name="Arial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C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3C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C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ff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5759450" cy="1146503"/>
          <wp:effectExtent b="0" l="0" r="0" t="0"/>
          <wp:docPr descr="כותרת עליונה נייר כללי 2013 תיקון לוגו" id="273" name="image27.png"/>
          <a:graphic>
            <a:graphicData uri="http://schemas.openxmlformats.org/drawingml/2006/picture">
              <pic:pic>
                <pic:nvPicPr>
                  <pic:cNvPr descr="כותרת עליונה נייר כללי 2013 תיקון לוגו" id="0" name="image27.png"/>
                  <pic:cNvPicPr preferRelativeResize="0"/>
                </pic:nvPicPr>
                <pic:blipFill>
                  <a:blip r:embed="rId3"/>
                  <a:srcRect b="21384" l="0" r="0" t="0"/>
                  <a:stretch>
                    <a:fillRect/>
                  </a:stretch>
                </pic:blipFill>
                <pic:spPr>
                  <a:xfrm>
                    <a:off x="0" y="0"/>
                    <a:ext cx="5759450" cy="1146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ind w:left="720" w:hanging="360"/>
    </w:pPr>
    <w:rPr>
      <w:rFonts w:ascii="Calibri" w:cs="Calibri" w:eastAsia="Calibri" w:hAnsi="Calibri"/>
      <w:color w:val="00206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476B39"/>
    <w:pPr>
      <w:bidi w:val="1"/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476B39"/>
    <w:rPr>
      <w:rFonts w:eastAsiaTheme="minorEastAsia"/>
    </w:rPr>
  </w:style>
  <w:style w:type="character" w:styleId="Heading2Char" w:customStyle="1">
    <w:name w:val="Heading 2 Char"/>
    <w:basedOn w:val="DefaultParagraphFont"/>
    <w:link w:val="Heading2"/>
    <w:uiPriority w:val="9"/>
    <w:rsid w:val="00476B3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he-IL"/>
    </w:rPr>
  </w:style>
  <w:style w:type="table" w:styleId="TableGrid">
    <w:name w:val="Table Grid"/>
    <w:basedOn w:val="TableNormal"/>
    <w:uiPriority w:val="59"/>
    <w:rsid w:val="00476B39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76B39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" w:customStyle="1">
    <w:name w:val="שם הוראה"/>
    <w:basedOn w:val="Normal"/>
    <w:rsid w:val="00476B39"/>
    <w:pPr>
      <w:spacing w:after="0" w:line="240" w:lineRule="auto"/>
      <w:jc w:val="both"/>
    </w:pPr>
    <w:rPr>
      <w:rFonts w:ascii="Arial" w:cs="Arial" w:eastAsia="Times New Roman" w:hAnsi="Arial"/>
      <w:b w:val="1"/>
      <w:bCs w:val="1"/>
      <w:color w:val="ffffff"/>
      <w:sz w:val="28"/>
      <w:szCs w:val="28"/>
    </w:rPr>
  </w:style>
  <w:style w:type="paragraph" w:styleId="a0" w:customStyle="1">
    <w:name w:val="טקסט רץ טבלה עליונה"/>
    <w:basedOn w:val="Normal"/>
    <w:rsid w:val="00476B39"/>
    <w:pPr>
      <w:spacing w:after="0" w:line="240" w:lineRule="auto"/>
      <w:jc w:val="both"/>
    </w:pPr>
    <w:rPr>
      <w:rFonts w:ascii="Arial" w:cs="Arial" w:eastAsia="Times New Roman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76B39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76B39"/>
    <w:rPr>
      <w:rFonts w:ascii="Tahoma" w:cs="Tahoma" w:hAnsi="Tahoma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433C52"/>
    <w:rPr>
      <w:rFonts w:cs="David" w:asciiTheme="majorHAnsi" w:eastAsiaTheme="majorEastAsia" w:hAnsiTheme="majorHAnsi"/>
      <w:bCs w:val="1"/>
      <w:color w:val="002060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476B39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CE0DAC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CommentReference">
    <w:name w:val="annotation reference"/>
    <w:uiPriority w:val="99"/>
    <w:unhideWhenUsed w:val="1"/>
    <w:rsid w:val="00CE0D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CE0DAC"/>
    <w:pPr>
      <w:spacing w:after="0" w:line="360" w:lineRule="auto"/>
      <w:ind w:left="284"/>
    </w:pPr>
    <w:rPr>
      <w:rFonts w:ascii="Arial" w:cs="Times New Roman" w:eastAsia="Times New Roman" w:hAnsi="Arial"/>
      <w:sz w:val="20"/>
      <w:szCs w:val="20"/>
      <w:lang w:eastAsia="ja-JP" w:val="x-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E0DAC"/>
    <w:rPr>
      <w:rFonts w:ascii="Arial" w:cs="Times New Roman" w:eastAsia="Times New Roman" w:hAnsi="Arial"/>
      <w:sz w:val="20"/>
      <w:szCs w:val="20"/>
      <w:lang w:eastAsia="ja-JP" w:val="x-none"/>
    </w:rPr>
  </w:style>
  <w:style w:type="character" w:styleId="IntenseEmphasis">
    <w:name w:val="Intense Emphasis"/>
    <w:uiPriority w:val="21"/>
    <w:qFormat w:val="1"/>
    <w:rsid w:val="00CE0DAC"/>
    <w:rPr>
      <w:b w:val="1"/>
      <w:bCs w:val="1"/>
      <w:i w:val="1"/>
      <w:iCs w:val="1"/>
      <w:color w:val="4f81bd"/>
    </w:rPr>
  </w:style>
  <w:style w:type="character" w:styleId="Strong">
    <w:name w:val="Strong"/>
    <w:qFormat w:val="1"/>
    <w:rsid w:val="00CE0DAC"/>
    <w:rPr>
      <w:b w:val="1"/>
      <w:bCs w:val="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C2EF4"/>
    <w:pPr>
      <w:spacing w:after="160" w:line="240" w:lineRule="auto"/>
      <w:ind w:left="0"/>
    </w:pPr>
    <w:rPr>
      <w:rFonts w:asciiTheme="minorHAnsi" w:cstheme="minorBidi" w:eastAsiaTheme="minorHAnsi" w:hAnsiTheme="minorHAnsi"/>
      <w:b w:val="1"/>
      <w:bCs w:val="1"/>
      <w:lang w:eastAsia="en-US" w:val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C2EF4"/>
    <w:rPr>
      <w:rFonts w:ascii="Arial" w:cs="Times New Roman" w:eastAsia="Times New Roman" w:hAnsi="Arial"/>
      <w:b w:val="1"/>
      <w:bCs w:val="1"/>
      <w:sz w:val="20"/>
      <w:szCs w:val="20"/>
      <w:lang w:eastAsia="ja-JP" w:val="x-none"/>
    </w:rPr>
  </w:style>
  <w:style w:type="character" w:styleId="Hyperlink">
    <w:name w:val="Hyperlink"/>
    <w:uiPriority w:val="99"/>
    <w:rsid w:val="00C824AE"/>
    <w:rPr>
      <w:color w:val="0000ff"/>
      <w:u w:val="single"/>
    </w:rPr>
  </w:style>
  <w:style w:type="paragraph" w:styleId="Revision">
    <w:name w:val="Revision"/>
    <w:hidden w:val="1"/>
    <w:uiPriority w:val="99"/>
    <w:semiHidden w:val="1"/>
    <w:rsid w:val="001736B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9A6882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6882"/>
  </w:style>
  <w:style w:type="paragraph" w:styleId="Footer">
    <w:name w:val="footer"/>
    <w:basedOn w:val="Normal"/>
    <w:link w:val="FooterChar"/>
    <w:uiPriority w:val="99"/>
    <w:unhideWhenUsed w:val="1"/>
    <w:rsid w:val="009A6882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6882"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A7654"/>
    <w:pPr>
      <w:outlineLvl w:val="9"/>
    </w:pPr>
    <w:rPr>
      <w:rtl w:val="1"/>
      <w:cs w:val="1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8A7654"/>
    <w:pPr>
      <w:spacing w:after="100"/>
      <w:ind w:left="440"/>
    </w:pPr>
  </w:style>
  <w:style w:type="character" w:styleId="shorttext" w:customStyle="1">
    <w:name w:val="short_text"/>
    <w:basedOn w:val="DefaultParagraphFont"/>
    <w:rsid w:val="005E0A18"/>
  </w:style>
  <w:style w:type="character" w:styleId="hps" w:customStyle="1">
    <w:name w:val="hps"/>
    <w:basedOn w:val="DefaultParagraphFont"/>
    <w:rsid w:val="005E0A18"/>
  </w:style>
  <w:style w:type="paragraph" w:styleId="TOC1">
    <w:name w:val="toc 1"/>
    <w:basedOn w:val="Normal"/>
    <w:next w:val="Normal"/>
    <w:autoRedefine w:val="1"/>
    <w:uiPriority w:val="39"/>
    <w:unhideWhenUsed w:val="1"/>
    <w:rsid w:val="00125743"/>
    <w:pPr>
      <w:tabs>
        <w:tab w:val="left" w:pos="1320"/>
        <w:tab w:val="right" w:leader="dot" w:pos="9060"/>
      </w:tabs>
      <w:spacing w:after="100"/>
      <w:ind w:left="72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D64A6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9C4E30"/>
    <w:pPr>
      <w:tabs>
        <w:tab w:val="right" w:leader="dot" w:pos="9060"/>
      </w:tabs>
      <w:spacing w:after="100"/>
      <w:ind w:left="1132"/>
    </w:p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5814BC"/>
    <w:rPr>
      <w:color w:val="605e5c"/>
      <w:shd w:color="auto" w:fill="e1dfdd" w:val="clear"/>
    </w:rPr>
  </w:style>
  <w:style w:type="paragraph" w:styleId="1" w:customStyle="1">
    <w:name w:val="כותרת רמה 1"/>
    <w:basedOn w:val="Normal"/>
    <w:link w:val="10"/>
    <w:qFormat w:val="1"/>
    <w:rsid w:val="00971894"/>
    <w:pPr>
      <w:keepNext w:val="1"/>
      <w:shd w:color="auto" w:fill="f2f2f2" w:val="clear"/>
      <w:spacing w:after="180" w:before="240" w:line="240" w:lineRule="auto"/>
      <w:outlineLvl w:val="0"/>
    </w:pPr>
    <w:rPr>
      <w:rFonts w:ascii="Arial" w:eastAsia="Times New Roman" w:hAnsi="Arial"/>
      <w:b w:val="1"/>
      <w:bCs w:val="1"/>
      <w:color w:val="003399"/>
      <w:kern w:val="32"/>
    </w:rPr>
  </w:style>
  <w:style w:type="character" w:styleId="10" w:customStyle="1">
    <w:name w:val="כותרת רמה 1 תו"/>
    <w:basedOn w:val="DefaultParagraphFont"/>
    <w:link w:val="1"/>
    <w:rsid w:val="00971894"/>
    <w:rPr>
      <w:rFonts w:ascii="Arial" w:eastAsia="Times New Roman" w:hAnsi="Arial"/>
      <w:b w:val="1"/>
      <w:bCs w:val="1"/>
      <w:color w:val="003399"/>
      <w:kern w:val="32"/>
      <w:shd w:color="auto" w:fill="f2f2f2" w:val="clear"/>
    </w:rPr>
  </w:style>
  <w:style w:type="character" w:styleId="TitleChar" w:customStyle="1">
    <w:name w:val="Title Char"/>
    <w:basedOn w:val="DefaultParagraphFont"/>
    <w:link w:val="Title"/>
    <w:uiPriority w:val="10"/>
    <w:rsid w:val="0097189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CE7D2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5.png"/><Relationship Id="rId41" Type="http://schemas.openxmlformats.org/officeDocument/2006/relationships/image" Target="media/image19.png"/><Relationship Id="rId44" Type="http://schemas.openxmlformats.org/officeDocument/2006/relationships/image" Target="media/image9.png"/><Relationship Id="rId43" Type="http://schemas.openxmlformats.org/officeDocument/2006/relationships/image" Target="media/image2.png"/><Relationship Id="rId46" Type="http://schemas.openxmlformats.org/officeDocument/2006/relationships/image" Target="media/image12.png"/><Relationship Id="rId45" Type="http://schemas.openxmlformats.org/officeDocument/2006/relationships/image" Target="media/image14.png"/><Relationship Id="rId107" Type="http://schemas.openxmlformats.org/officeDocument/2006/relationships/hyperlink" Target="http://mapi.gov.il/ProfessionalInfo/hanchayot/DG-Directive-1-2013.pdf" TargetMode="External"/><Relationship Id="rId106" Type="http://schemas.openxmlformats.org/officeDocument/2006/relationships/hyperlink" Target="http://mapi.gov.il/ProfessionalInfo/hanchayot/DG-Directive-1-2013.pdf" TargetMode="External"/><Relationship Id="rId105" Type="http://schemas.openxmlformats.org/officeDocument/2006/relationships/hyperlink" Target="http://mapi.gov.il/ProfessionalInfo/hanchayot/DG-Directive-1-2013.pdf" TargetMode="External"/><Relationship Id="rId104" Type="http://schemas.openxmlformats.org/officeDocument/2006/relationships/hyperlink" Target="http://mapi.gov.il/ProfessionalInfo/hanchayot/DG-Directive-1-2013.pdf" TargetMode="External"/><Relationship Id="rId109" Type="http://schemas.openxmlformats.org/officeDocument/2006/relationships/hyperlink" Target="http://mapi.gov.il/ProfessionalInfo/hanchayot/DG-Directive-1-2013.pdf" TargetMode="External"/><Relationship Id="rId108" Type="http://schemas.openxmlformats.org/officeDocument/2006/relationships/hyperlink" Target="http://mapi.gov.il/ProfessionalInfo/hanchayot/DG-Directive-1-2013.pdf" TargetMode="External"/><Relationship Id="rId48" Type="http://schemas.openxmlformats.org/officeDocument/2006/relationships/image" Target="media/image20.png"/><Relationship Id="rId47" Type="http://schemas.openxmlformats.org/officeDocument/2006/relationships/image" Target="media/image34.png"/><Relationship Id="rId49" Type="http://schemas.openxmlformats.org/officeDocument/2006/relationships/image" Target="media/image3.png"/><Relationship Id="rId103" Type="http://schemas.openxmlformats.org/officeDocument/2006/relationships/hyperlink" Target="http://mapi.gov.il/ProfessionalInfo/hanchayot/DG-Directive-1-2013.pdf" TargetMode="External"/><Relationship Id="rId102" Type="http://schemas.openxmlformats.org/officeDocument/2006/relationships/hyperlink" Target="http://mapi.gov.il/ProfessionalInfo/hanchayot/DG-Directive-1-2013.pdf" TargetMode="External"/><Relationship Id="rId101" Type="http://schemas.openxmlformats.org/officeDocument/2006/relationships/hyperlink" Target="http://mapi.gov.il/ProfessionalInfo/hanchayot/DG-Directive-1-2013.pdf" TargetMode="External"/><Relationship Id="rId100" Type="http://schemas.openxmlformats.org/officeDocument/2006/relationships/hyperlink" Target="http://mapi.gov.il/ProfessionalInfo/hanchayot/DG-Directive-1-2013.pdf" TargetMode="External"/><Relationship Id="rId31" Type="http://schemas.openxmlformats.org/officeDocument/2006/relationships/image" Target="media/image30.png"/><Relationship Id="rId30" Type="http://schemas.openxmlformats.org/officeDocument/2006/relationships/image" Target="media/image7.png"/><Relationship Id="rId33" Type="http://schemas.openxmlformats.org/officeDocument/2006/relationships/image" Target="media/image56.jpg"/><Relationship Id="rId32" Type="http://schemas.openxmlformats.org/officeDocument/2006/relationships/image" Target="media/image33.png"/><Relationship Id="rId35" Type="http://schemas.openxmlformats.org/officeDocument/2006/relationships/image" Target="media/image38.png"/><Relationship Id="rId34" Type="http://schemas.openxmlformats.org/officeDocument/2006/relationships/image" Target="media/image4.png"/><Relationship Id="rId37" Type="http://schemas.openxmlformats.org/officeDocument/2006/relationships/image" Target="media/image31.png"/><Relationship Id="rId36" Type="http://schemas.openxmlformats.org/officeDocument/2006/relationships/image" Target="media/image26.png"/><Relationship Id="rId39" Type="http://schemas.openxmlformats.org/officeDocument/2006/relationships/image" Target="media/image36.png"/><Relationship Id="rId38" Type="http://schemas.openxmlformats.org/officeDocument/2006/relationships/image" Target="media/image28.png"/><Relationship Id="rId20" Type="http://schemas.openxmlformats.org/officeDocument/2006/relationships/image" Target="media/image49.png"/><Relationship Id="rId22" Type="http://schemas.openxmlformats.org/officeDocument/2006/relationships/image" Target="media/image46.png"/><Relationship Id="rId21" Type="http://schemas.openxmlformats.org/officeDocument/2006/relationships/image" Target="media/image45.png"/><Relationship Id="rId24" Type="http://schemas.openxmlformats.org/officeDocument/2006/relationships/image" Target="media/image47.png"/><Relationship Id="rId23" Type="http://schemas.openxmlformats.org/officeDocument/2006/relationships/image" Target="media/image58.png"/><Relationship Id="rId129" Type="http://schemas.openxmlformats.org/officeDocument/2006/relationships/hyperlink" Target="http://mapi.gov.il/ProfessionalInfo/hanchayot/DG-Directive-1-2013.pdf" TargetMode="External"/><Relationship Id="rId128" Type="http://schemas.openxmlformats.org/officeDocument/2006/relationships/hyperlink" Target="http://mapi.gov.il/ProfessionalInfo/hanchayot/DG-Directive-1-2013.pdf" TargetMode="External"/><Relationship Id="rId127" Type="http://schemas.openxmlformats.org/officeDocument/2006/relationships/hyperlink" Target="http://mapi.gov.il/ProfessionalInfo/hanchayot/DG-Directive-1-2013.pdf" TargetMode="External"/><Relationship Id="rId126" Type="http://schemas.openxmlformats.org/officeDocument/2006/relationships/hyperlink" Target="http://mapi.gov.il/ProfessionalInfo/hanchayot/DG-Directive-1-2013.pdf" TargetMode="External"/><Relationship Id="rId26" Type="http://schemas.openxmlformats.org/officeDocument/2006/relationships/image" Target="media/image53.png"/><Relationship Id="rId121" Type="http://schemas.openxmlformats.org/officeDocument/2006/relationships/hyperlink" Target="http://mapi.gov.il/ProfessionalInfo/hanchayot/DG-Directive-1-2013.pdf" TargetMode="External"/><Relationship Id="rId25" Type="http://schemas.openxmlformats.org/officeDocument/2006/relationships/image" Target="media/image48.png"/><Relationship Id="rId120" Type="http://schemas.openxmlformats.org/officeDocument/2006/relationships/hyperlink" Target="http://mapi.gov.il/ProfessionalInfo/hanchayot/DG-Directive-1-2013.pdf" TargetMode="External"/><Relationship Id="rId28" Type="http://schemas.openxmlformats.org/officeDocument/2006/relationships/image" Target="media/image51.png"/><Relationship Id="rId27" Type="http://schemas.openxmlformats.org/officeDocument/2006/relationships/image" Target="media/image57.png"/><Relationship Id="rId125" Type="http://schemas.openxmlformats.org/officeDocument/2006/relationships/hyperlink" Target="http://mapi.gov.il/ProfessionalInfo/hanchayot/DG-Directive-1-2013.pdf" TargetMode="External"/><Relationship Id="rId29" Type="http://schemas.openxmlformats.org/officeDocument/2006/relationships/image" Target="media/image21.png"/><Relationship Id="rId124" Type="http://schemas.openxmlformats.org/officeDocument/2006/relationships/hyperlink" Target="http://mapi.gov.il/ProfessionalInfo/hanchayot/DG-Directive-1-2013.pdf" TargetMode="External"/><Relationship Id="rId123" Type="http://schemas.openxmlformats.org/officeDocument/2006/relationships/hyperlink" Target="http://mapi.gov.il/ProfessionalInfo/hanchayot/DG-Directive-1-2013.pdf" TargetMode="External"/><Relationship Id="rId122" Type="http://schemas.openxmlformats.org/officeDocument/2006/relationships/hyperlink" Target="http://mapi.gov.il/ProfessionalInfo/hanchayot/DG-Directive-1-2013.pdf" TargetMode="External"/><Relationship Id="rId95" Type="http://schemas.openxmlformats.org/officeDocument/2006/relationships/hyperlink" Target="http://mapi.gov.il/ProfessionalInfo/hanchayot/DG-Directive-1-2013.pdf" TargetMode="External"/><Relationship Id="rId94" Type="http://schemas.openxmlformats.org/officeDocument/2006/relationships/hyperlink" Target="http://mapi.gov.il/ProfessionalInfo/hanchayot/DG-Directive-1-2013.pdf" TargetMode="External"/><Relationship Id="rId97" Type="http://schemas.openxmlformats.org/officeDocument/2006/relationships/hyperlink" Target="http://mapi.gov.il/ProfessionalInfo/hanchayot/DG-Directive-1-2013.pdf" TargetMode="External"/><Relationship Id="rId96" Type="http://schemas.openxmlformats.org/officeDocument/2006/relationships/hyperlink" Target="http://mapi.gov.il/ProfessionalInfo/hanchayot/DG-Directive-1-2013.pdf" TargetMode="External"/><Relationship Id="rId11" Type="http://schemas.openxmlformats.org/officeDocument/2006/relationships/image" Target="media/image44.png"/><Relationship Id="rId99" Type="http://schemas.openxmlformats.org/officeDocument/2006/relationships/hyperlink" Target="http://mapi.gov.il/ProfessionalInfo/hanchayot/DG-Directive-1-2013.pdf" TargetMode="External"/><Relationship Id="rId10" Type="http://schemas.openxmlformats.org/officeDocument/2006/relationships/image" Target="media/image54.png"/><Relationship Id="rId98" Type="http://schemas.openxmlformats.org/officeDocument/2006/relationships/hyperlink" Target="http://mapi.gov.il/ProfessionalInfo/hanchayot/DG-Directive-1-2013.pdf" TargetMode="External"/><Relationship Id="rId13" Type="http://schemas.openxmlformats.org/officeDocument/2006/relationships/image" Target="media/image40.png"/><Relationship Id="rId12" Type="http://schemas.openxmlformats.org/officeDocument/2006/relationships/image" Target="media/image37.png"/><Relationship Id="rId91" Type="http://schemas.openxmlformats.org/officeDocument/2006/relationships/hyperlink" Target="http://mapi.gov.il/ProfessionalInfo/hanchayot/DG-Directive-1-2013.pdf" TargetMode="External"/><Relationship Id="rId90" Type="http://schemas.openxmlformats.org/officeDocument/2006/relationships/hyperlink" Target="http://mapi.gov.il/ProfessionalInfo/hanchayot/DG-Directive-1-2013.pdf" TargetMode="External"/><Relationship Id="rId93" Type="http://schemas.openxmlformats.org/officeDocument/2006/relationships/hyperlink" Target="http://mapi.gov.il/ProfessionalInfo/hanchayot/DG-Directive-1-2013.pdf" TargetMode="External"/><Relationship Id="rId92" Type="http://schemas.openxmlformats.org/officeDocument/2006/relationships/hyperlink" Target="http://mapi.gov.il/ProfessionalInfo/hanchayot/DG-Directive-1-2013.pdf" TargetMode="External"/><Relationship Id="rId118" Type="http://schemas.openxmlformats.org/officeDocument/2006/relationships/hyperlink" Target="http://mapi.gov.il/ProfessionalInfo/hanchayot/DG-Directive-1-2013.pdf" TargetMode="External"/><Relationship Id="rId117" Type="http://schemas.openxmlformats.org/officeDocument/2006/relationships/hyperlink" Target="http://mapi.gov.il/ProfessionalInfo/hanchayot/DG-Directive-1-2013.pdf" TargetMode="External"/><Relationship Id="rId116" Type="http://schemas.openxmlformats.org/officeDocument/2006/relationships/hyperlink" Target="http://mapi.gov.il/ProfessionalInfo/hanchayot/DG-Directive-1-2013.pdf" TargetMode="External"/><Relationship Id="rId115" Type="http://schemas.openxmlformats.org/officeDocument/2006/relationships/hyperlink" Target="http://mapi.gov.il/ProfessionalInfo/hanchayot/DG-Directive-1-2013.pdf" TargetMode="External"/><Relationship Id="rId119" Type="http://schemas.openxmlformats.org/officeDocument/2006/relationships/hyperlink" Target="http://mapi.gov.il/ProfessionalInfo/hanchayot/DG-Directive-1-2013.pdf" TargetMode="External"/><Relationship Id="rId15" Type="http://schemas.openxmlformats.org/officeDocument/2006/relationships/image" Target="media/image42.png"/><Relationship Id="rId110" Type="http://schemas.openxmlformats.org/officeDocument/2006/relationships/hyperlink" Target="http://mapi.gov.il/ProfessionalInfo/hanchayot/DG-Directive-1-2013.pdf" TargetMode="External"/><Relationship Id="rId14" Type="http://schemas.openxmlformats.org/officeDocument/2006/relationships/image" Target="media/image59.png"/><Relationship Id="rId17" Type="http://schemas.openxmlformats.org/officeDocument/2006/relationships/image" Target="media/image43.png"/><Relationship Id="rId16" Type="http://schemas.openxmlformats.org/officeDocument/2006/relationships/image" Target="media/image39.png"/><Relationship Id="rId19" Type="http://schemas.openxmlformats.org/officeDocument/2006/relationships/hyperlink" Target="https://www.gov.il/BlobFolder/dynamiccollectorresultitem/dg-d08/he/DG_DG-DirectiveChapterD-D08.pdf" TargetMode="External"/><Relationship Id="rId114" Type="http://schemas.openxmlformats.org/officeDocument/2006/relationships/hyperlink" Target="http://mapi.gov.il/ProfessionalInfo/hanchayot/DG-Directive-1-2013.pdf" TargetMode="External"/><Relationship Id="rId18" Type="http://schemas.openxmlformats.org/officeDocument/2006/relationships/image" Target="media/image41.png"/><Relationship Id="rId113" Type="http://schemas.openxmlformats.org/officeDocument/2006/relationships/hyperlink" Target="http://mapi.gov.il/ProfessionalInfo/hanchayot/DG-Directive-1-2013.pdf" TargetMode="External"/><Relationship Id="rId112" Type="http://schemas.openxmlformats.org/officeDocument/2006/relationships/hyperlink" Target="http://mapi.gov.il/ProfessionalInfo/hanchayot/DG-Directive-1-2013.pdf" TargetMode="External"/><Relationship Id="rId111" Type="http://schemas.openxmlformats.org/officeDocument/2006/relationships/hyperlink" Target="http://mapi.gov.il/ProfessionalInfo/hanchayot/DG-Directive-1-2013.pdf" TargetMode="External"/><Relationship Id="rId84" Type="http://schemas.openxmlformats.org/officeDocument/2006/relationships/hyperlink" Target="http://mapi.gov.il/ProfessionalInfo/hanchayot/DG-Directive-1-2013.pdf" TargetMode="External"/><Relationship Id="rId83" Type="http://schemas.openxmlformats.org/officeDocument/2006/relationships/hyperlink" Target="http://mapi.gov.il/ProfessionalInfo/hanchayot/DG-Directive-1-2013.pdf" TargetMode="External"/><Relationship Id="rId86" Type="http://schemas.openxmlformats.org/officeDocument/2006/relationships/hyperlink" Target="http://mapi.gov.il/ProfessionalInfo/hanchayot/DG-Directive-1-2013.pdf" TargetMode="External"/><Relationship Id="rId85" Type="http://schemas.openxmlformats.org/officeDocument/2006/relationships/hyperlink" Target="http://mapi.gov.il/ProfessionalInfo/hanchayot/DG-Directive-1-2013.pdf" TargetMode="External"/><Relationship Id="rId88" Type="http://schemas.openxmlformats.org/officeDocument/2006/relationships/hyperlink" Target="http://mapi.gov.il/ProfessionalInfo/hanchayot/DG-Directive-1-2013.pdf" TargetMode="External"/><Relationship Id="rId150" Type="http://schemas.openxmlformats.org/officeDocument/2006/relationships/hyperlink" Target="http://mapi.gov.il/ProfessionalInfo/hanchayot/DG-Directive-1-2013.pdf" TargetMode="External"/><Relationship Id="rId87" Type="http://schemas.openxmlformats.org/officeDocument/2006/relationships/hyperlink" Target="http://mapi.gov.il/ProfessionalInfo/hanchayot/DG-Directive-1-2013.pdf" TargetMode="External"/><Relationship Id="rId89" Type="http://schemas.openxmlformats.org/officeDocument/2006/relationships/hyperlink" Target="http://mapi.gov.il/ProfessionalInfo/hanchayot/DG-Directive-1-2013.pdf" TargetMode="External"/><Relationship Id="rId80" Type="http://schemas.openxmlformats.org/officeDocument/2006/relationships/hyperlink" Target="http://mapi.gov.il/ProfessionalInfo/hanchayot/DG-Directive-1-2013.pdf" TargetMode="External"/><Relationship Id="rId82" Type="http://schemas.openxmlformats.org/officeDocument/2006/relationships/hyperlink" Target="http://mapi.gov.il/ProfessionalInfo/hanchayot/DG-Directive-1-2013.pdf" TargetMode="External"/><Relationship Id="rId81" Type="http://schemas.openxmlformats.org/officeDocument/2006/relationships/hyperlink" Target="http://mapi.gov.il/ProfessionalInfo/hanchayot/DG-Directive-1-2013.pdf" TargetMode="External"/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149" Type="http://schemas.openxmlformats.org/officeDocument/2006/relationships/hyperlink" Target="http://mapi.gov.il/ProfessionalInfo/hanchayot/DG-Directive-1-2013.pdf" TargetMode="External"/><Relationship Id="rId4" Type="http://schemas.openxmlformats.org/officeDocument/2006/relationships/settings" Target="settings.xml"/><Relationship Id="rId148" Type="http://schemas.openxmlformats.org/officeDocument/2006/relationships/hyperlink" Target="http://mapi.gov.il/ProfessionalInfo/hanchayot/DG-Directive-1-2013.pdf" TargetMode="External"/><Relationship Id="rId9" Type="http://schemas.openxmlformats.org/officeDocument/2006/relationships/image" Target="media/image61.png"/><Relationship Id="rId143" Type="http://schemas.openxmlformats.org/officeDocument/2006/relationships/hyperlink" Target="http://mapi.gov.il/ProfessionalInfo/hanchayot/DG-Directive-1-2013.pdf" TargetMode="External"/><Relationship Id="rId142" Type="http://schemas.openxmlformats.org/officeDocument/2006/relationships/hyperlink" Target="http://mapi.gov.il/ProfessionalInfo/hanchayot/DG-Directive-1-2013.pdf" TargetMode="External"/><Relationship Id="rId141" Type="http://schemas.openxmlformats.org/officeDocument/2006/relationships/hyperlink" Target="http://mapi.gov.il/ProfessionalInfo/hanchayot/DG-Directive-1-2013.pdf" TargetMode="External"/><Relationship Id="rId140" Type="http://schemas.openxmlformats.org/officeDocument/2006/relationships/hyperlink" Target="http://mapi.gov.il/ProfessionalInfo/hanchayot/DG-Directive-1-2013.pdf" TargetMode="External"/><Relationship Id="rId5" Type="http://schemas.openxmlformats.org/officeDocument/2006/relationships/fontTable" Target="fontTable.xml"/><Relationship Id="rId147" Type="http://schemas.openxmlformats.org/officeDocument/2006/relationships/hyperlink" Target="http://mapi.gov.il/ProfessionalInfo/hanchayot/DG-Directive-1-2013.pdf" TargetMode="External"/><Relationship Id="rId6" Type="http://schemas.openxmlformats.org/officeDocument/2006/relationships/numbering" Target="numbering.xml"/><Relationship Id="rId146" Type="http://schemas.openxmlformats.org/officeDocument/2006/relationships/hyperlink" Target="http://mapi.gov.il/ProfessionalInfo/hanchayot/DG-Directive-1-2013.pdf" TargetMode="External"/><Relationship Id="rId7" Type="http://schemas.openxmlformats.org/officeDocument/2006/relationships/styles" Target="styles.xml"/><Relationship Id="rId145" Type="http://schemas.openxmlformats.org/officeDocument/2006/relationships/hyperlink" Target="http://mapi.gov.il/ProfessionalInfo/hanchayot/DG-Directive-1-2013.pdf" TargetMode="External"/><Relationship Id="rId8" Type="http://schemas.openxmlformats.org/officeDocument/2006/relationships/customXml" Target="../customXML/item1.xml"/><Relationship Id="rId144" Type="http://schemas.openxmlformats.org/officeDocument/2006/relationships/hyperlink" Target="http://mapi.gov.il/ProfessionalInfo/hanchayot/DG-Directive-1-2013.pdf" TargetMode="External"/><Relationship Id="rId73" Type="http://schemas.openxmlformats.org/officeDocument/2006/relationships/hyperlink" Target="http://mapi.gov.il/ProfessionalInfo/hanchayot/DG-Directive-1-2013.pdf" TargetMode="External"/><Relationship Id="rId72" Type="http://schemas.openxmlformats.org/officeDocument/2006/relationships/hyperlink" Target="http://mapi.gov.il/ProfessionalInfo/hanchayot/DG-Directive-1-2013.pdf" TargetMode="External"/><Relationship Id="rId75" Type="http://schemas.openxmlformats.org/officeDocument/2006/relationships/hyperlink" Target="http://mapi.gov.il/ProfessionalInfo/hanchayot/DG-Directive-1-2013.pdf" TargetMode="External"/><Relationship Id="rId74" Type="http://schemas.openxmlformats.org/officeDocument/2006/relationships/hyperlink" Target="http://mapi.gov.il/ProfessionalInfo/hanchayot/DG-Directive-1-2013.pdf" TargetMode="External"/><Relationship Id="rId77" Type="http://schemas.openxmlformats.org/officeDocument/2006/relationships/hyperlink" Target="http://mapi.gov.il/ProfessionalInfo/hanchayot/DG-Directive-1-2013.pdf" TargetMode="External"/><Relationship Id="rId76" Type="http://schemas.openxmlformats.org/officeDocument/2006/relationships/hyperlink" Target="http://mapi.gov.il/ProfessionalInfo/hanchayot/DG-Directive-1-2013.pdf" TargetMode="External"/><Relationship Id="rId79" Type="http://schemas.openxmlformats.org/officeDocument/2006/relationships/hyperlink" Target="http://mapi.gov.il/ProfessionalInfo/hanchayot/DG-Directive-1-2013.pdf" TargetMode="External"/><Relationship Id="rId78" Type="http://schemas.openxmlformats.org/officeDocument/2006/relationships/hyperlink" Target="http://mapi.gov.il/ProfessionalInfo/hanchayot/DG-Directive-1-2013.pdf" TargetMode="External"/><Relationship Id="rId71" Type="http://schemas.openxmlformats.org/officeDocument/2006/relationships/hyperlink" Target="http://mapi.gov.il/ProfessionalInfo/hanchayot/DG-Directive-1-2013.pdf" TargetMode="External"/><Relationship Id="rId70" Type="http://schemas.openxmlformats.org/officeDocument/2006/relationships/hyperlink" Target="http://mapi.gov.il/ProfessionalInfo/hanchayot/DG-Directive-1-2013.pdf" TargetMode="External"/><Relationship Id="rId139" Type="http://schemas.openxmlformats.org/officeDocument/2006/relationships/hyperlink" Target="http://mapi.gov.il/ProfessionalInfo/hanchayot/DG-Directive-1-2013.pdf" TargetMode="External"/><Relationship Id="rId138" Type="http://schemas.openxmlformats.org/officeDocument/2006/relationships/hyperlink" Target="http://mapi.gov.il/ProfessionalInfo/hanchayot/DG-Directive-1-2013.pdf" TargetMode="External"/><Relationship Id="rId137" Type="http://schemas.openxmlformats.org/officeDocument/2006/relationships/hyperlink" Target="http://mapi.gov.il/ProfessionalInfo/hanchayot/DG-Directive-1-2013.pdf" TargetMode="External"/><Relationship Id="rId132" Type="http://schemas.openxmlformats.org/officeDocument/2006/relationships/hyperlink" Target="http://mapi.gov.il/ProfessionalInfo/hanchayot/DG-Directive-1-2013.pdf" TargetMode="External"/><Relationship Id="rId131" Type="http://schemas.openxmlformats.org/officeDocument/2006/relationships/hyperlink" Target="http://mapi.gov.il/ProfessionalInfo/hanchayot/DG-Directive-1-2013.pdf" TargetMode="External"/><Relationship Id="rId130" Type="http://schemas.openxmlformats.org/officeDocument/2006/relationships/hyperlink" Target="http://mapi.gov.il/ProfessionalInfo/hanchayot/DG-Directive-1-2013.pdf" TargetMode="External"/><Relationship Id="rId136" Type="http://schemas.openxmlformats.org/officeDocument/2006/relationships/hyperlink" Target="http://mapi.gov.il/ProfessionalInfo/hanchayot/DG-Directive-1-2013.pdf" TargetMode="External"/><Relationship Id="rId135" Type="http://schemas.openxmlformats.org/officeDocument/2006/relationships/hyperlink" Target="http://mapi.gov.il/ProfessionalInfo/hanchayot/DG-Directive-1-2013.pdf" TargetMode="External"/><Relationship Id="rId134" Type="http://schemas.openxmlformats.org/officeDocument/2006/relationships/hyperlink" Target="http://mapi.gov.il/ProfessionalInfo/hanchayot/DG-Directive-1-2013.pdf" TargetMode="External"/><Relationship Id="rId133" Type="http://schemas.openxmlformats.org/officeDocument/2006/relationships/hyperlink" Target="http://mapi.gov.il/ProfessionalInfo/hanchayot/DG-Directive-1-2013.pdf" TargetMode="External"/><Relationship Id="rId62" Type="http://schemas.openxmlformats.org/officeDocument/2006/relationships/image" Target="media/image29.png"/><Relationship Id="rId61" Type="http://schemas.openxmlformats.org/officeDocument/2006/relationships/image" Target="media/image52.png"/><Relationship Id="rId64" Type="http://schemas.openxmlformats.org/officeDocument/2006/relationships/image" Target="media/image24.png"/><Relationship Id="rId63" Type="http://schemas.openxmlformats.org/officeDocument/2006/relationships/image" Target="media/image23.png"/><Relationship Id="rId66" Type="http://schemas.openxmlformats.org/officeDocument/2006/relationships/hyperlink" Target="http://mapi.gov.il/ProfessionalInfo/hanchayot/DG-Directive-1-2013.pdf" TargetMode="External"/><Relationship Id="rId65" Type="http://schemas.openxmlformats.org/officeDocument/2006/relationships/image" Target="media/image22.png"/><Relationship Id="rId68" Type="http://schemas.openxmlformats.org/officeDocument/2006/relationships/hyperlink" Target="http://mapi.gov.il/ProfessionalInfo/hanchayot/DG-Directive-1-2013.pdf" TargetMode="External"/><Relationship Id="rId67" Type="http://schemas.openxmlformats.org/officeDocument/2006/relationships/hyperlink" Target="http://mapi.gov.il/ProfessionalInfo/hanchayot/DG-Directive-1-2013.pdf" TargetMode="External"/><Relationship Id="rId60" Type="http://schemas.openxmlformats.org/officeDocument/2006/relationships/image" Target="media/image11.png"/><Relationship Id="rId165" Type="http://schemas.openxmlformats.org/officeDocument/2006/relationships/footer" Target="footer1.xml"/><Relationship Id="rId69" Type="http://schemas.openxmlformats.org/officeDocument/2006/relationships/hyperlink" Target="http://mapi.gov.il/ProfessionalInfo/hanchayot/DG-Directive-1-2013.pdf" TargetMode="External"/><Relationship Id="rId164" Type="http://schemas.openxmlformats.org/officeDocument/2006/relationships/header" Target="header1.xml"/><Relationship Id="rId163" Type="http://schemas.openxmlformats.org/officeDocument/2006/relationships/image" Target="media/image55.png"/><Relationship Id="rId162" Type="http://schemas.openxmlformats.org/officeDocument/2006/relationships/image" Target="media/image25.png"/><Relationship Id="rId51" Type="http://schemas.openxmlformats.org/officeDocument/2006/relationships/image" Target="media/image32.png"/><Relationship Id="rId50" Type="http://schemas.openxmlformats.org/officeDocument/2006/relationships/image" Target="media/image50.png"/><Relationship Id="rId53" Type="http://schemas.openxmlformats.org/officeDocument/2006/relationships/image" Target="media/image15.png"/><Relationship Id="rId52" Type="http://schemas.openxmlformats.org/officeDocument/2006/relationships/image" Target="media/image6.png"/><Relationship Id="rId55" Type="http://schemas.openxmlformats.org/officeDocument/2006/relationships/image" Target="media/image18.png"/><Relationship Id="rId161" Type="http://schemas.openxmlformats.org/officeDocument/2006/relationships/hyperlink" Target="http://mapi.gov.il/ProfessionalInfo/hanchayot/DG-Directive-1-2013.pdf" TargetMode="External"/><Relationship Id="rId54" Type="http://schemas.openxmlformats.org/officeDocument/2006/relationships/image" Target="media/image16.jpg"/><Relationship Id="rId160" Type="http://schemas.openxmlformats.org/officeDocument/2006/relationships/hyperlink" Target="http://mapi.gov.il/ProfessionalInfo/hanchayot/DG-Directive-1-2013.pdf" TargetMode="External"/><Relationship Id="rId57" Type="http://schemas.openxmlformats.org/officeDocument/2006/relationships/image" Target="media/image10.png"/><Relationship Id="rId56" Type="http://schemas.openxmlformats.org/officeDocument/2006/relationships/image" Target="media/image17.png"/><Relationship Id="rId159" Type="http://schemas.openxmlformats.org/officeDocument/2006/relationships/hyperlink" Target="http://mapi.gov.il/ProfessionalInfo/hanchayot/DG-Directive-1-2013.pdf" TargetMode="External"/><Relationship Id="rId59" Type="http://schemas.openxmlformats.org/officeDocument/2006/relationships/image" Target="media/image8.png"/><Relationship Id="rId154" Type="http://schemas.openxmlformats.org/officeDocument/2006/relationships/hyperlink" Target="http://mapi.gov.il/ProfessionalInfo/hanchayot/DG-Directive-1-2013.pdf" TargetMode="External"/><Relationship Id="rId58" Type="http://schemas.openxmlformats.org/officeDocument/2006/relationships/image" Target="media/image13.png"/><Relationship Id="rId153" Type="http://schemas.openxmlformats.org/officeDocument/2006/relationships/hyperlink" Target="http://mapi.gov.il/ProfessionalInfo/hanchayot/DG-Directive-1-2013.pdf" TargetMode="External"/><Relationship Id="rId152" Type="http://schemas.openxmlformats.org/officeDocument/2006/relationships/hyperlink" Target="http://mapi.gov.il/ProfessionalInfo/hanchayot/DG-Directive-1-2013.pdf" TargetMode="External"/><Relationship Id="rId151" Type="http://schemas.openxmlformats.org/officeDocument/2006/relationships/hyperlink" Target="http://mapi.gov.il/ProfessionalInfo/hanchayot/DG-Directive-1-2013.pdf" TargetMode="External"/><Relationship Id="rId158" Type="http://schemas.openxmlformats.org/officeDocument/2006/relationships/hyperlink" Target="http://mapi.gov.il/ProfessionalInfo/hanchayot/DG-Directive-1-2013.pdf" TargetMode="External"/><Relationship Id="rId157" Type="http://schemas.openxmlformats.org/officeDocument/2006/relationships/hyperlink" Target="http://mapi.gov.il/ProfessionalInfo/hanchayot/DG-Directive-1-2013.pdf" TargetMode="External"/><Relationship Id="rId156" Type="http://schemas.openxmlformats.org/officeDocument/2006/relationships/hyperlink" Target="http://mapi.gov.il/ProfessionalInfo/hanchayot/DG-Directive-1-2013.pdf" TargetMode="External"/><Relationship Id="rId155" Type="http://schemas.openxmlformats.org/officeDocument/2006/relationships/hyperlink" Target="http://mapi.gov.il/ProfessionalInfo/hanchayot/DG-Directive-1-2013.pdf" TargetMode="Externa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RwcCZiJ0Ve0/zv1y20GtEkxBqg==">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2026-01-22T10:25:00Z</dcterms:created>
  <dc:creator>המרכז למיפוי ישראל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0x0101004649A77F52E8774B93C4355778A35403</vt:lpwstr>
  </property>
</Properties>
</file>